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7693C" w14:textId="145500B3" w:rsidR="00ED2799" w:rsidRDefault="00ED2799">
      <w:bookmarkStart w:id="0" w:name="_Hlk101777527"/>
      <w:bookmarkEnd w:id="0"/>
      <w:r>
        <w:rPr>
          <w:noProof/>
        </w:rPr>
        <w:drawing>
          <wp:anchor distT="0" distB="0" distL="114300" distR="114300" simplePos="0" relativeHeight="251658240" behindDoc="0" locked="0" layoutInCell="1" allowOverlap="1" wp14:anchorId="1F9ACF3B" wp14:editId="7C7FE99C">
            <wp:simplePos x="0" y="0"/>
            <wp:positionH relativeFrom="column">
              <wp:posOffset>1706880</wp:posOffset>
            </wp:positionH>
            <wp:positionV relativeFrom="paragraph">
              <wp:posOffset>-426720</wp:posOffset>
            </wp:positionV>
            <wp:extent cx="2411095" cy="968375"/>
            <wp:effectExtent l="0" t="0" r="8255" b="3175"/>
            <wp:wrapNone/>
            <wp:docPr id="2" name="Picture 2"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1095" cy="96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2AD27" w14:textId="134AFCEE" w:rsidR="00ED2799" w:rsidRDefault="00ED2799"/>
    <w:p w14:paraId="21CA8695" w14:textId="75B9328D" w:rsidR="00ED2799" w:rsidRDefault="00971DC9" w:rsidP="00AD0783">
      <w:pPr>
        <w:jc w:val="center"/>
        <w:rPr>
          <w:rFonts w:ascii="Times New Roman" w:hAnsi="Times New Roman" w:cs="Times New Roman"/>
          <w:sz w:val="32"/>
          <w:szCs w:val="32"/>
        </w:rPr>
      </w:pPr>
      <w:r w:rsidRPr="00AD0783">
        <w:rPr>
          <w:rFonts w:ascii="Times New Roman" w:hAnsi="Times New Roman" w:cs="Times New Roman"/>
          <w:sz w:val="32"/>
          <w:szCs w:val="32"/>
        </w:rPr>
        <w:t xml:space="preserve">Sri Lanka </w:t>
      </w:r>
      <w:r w:rsidR="00AD0783" w:rsidRPr="00AD0783">
        <w:rPr>
          <w:rFonts w:ascii="Times New Roman" w:hAnsi="Times New Roman" w:cs="Times New Roman"/>
          <w:sz w:val="32"/>
          <w:szCs w:val="32"/>
        </w:rPr>
        <w:t>Institute of Information Technology</w:t>
      </w:r>
    </w:p>
    <w:p w14:paraId="5CD54415" w14:textId="77777777" w:rsidR="00A4602A" w:rsidRPr="00A4602A" w:rsidRDefault="00A4602A" w:rsidP="00AD0783">
      <w:pPr>
        <w:jc w:val="center"/>
        <w:rPr>
          <w:rFonts w:ascii="Times New Roman" w:hAnsi="Times New Roman" w:cs="Times New Roman"/>
          <w:sz w:val="28"/>
          <w:szCs w:val="28"/>
        </w:rPr>
      </w:pPr>
    </w:p>
    <w:p w14:paraId="41F07FC0" w14:textId="6C0B6C1C" w:rsidR="00ED2799" w:rsidRPr="00A4602A" w:rsidRDefault="00A4602A" w:rsidP="00ED2799">
      <w:pPr>
        <w:pStyle w:val="Default"/>
        <w:jc w:val="center"/>
        <w:rPr>
          <w:sz w:val="40"/>
          <w:szCs w:val="40"/>
        </w:rPr>
      </w:pPr>
      <w:r w:rsidRPr="00A4602A">
        <w:rPr>
          <w:sz w:val="40"/>
          <w:szCs w:val="40"/>
        </w:rPr>
        <w:t xml:space="preserve">Programming Applications </w:t>
      </w:r>
      <w:r>
        <w:rPr>
          <w:sz w:val="40"/>
          <w:szCs w:val="40"/>
        </w:rPr>
        <w:t>&amp;</w:t>
      </w:r>
      <w:r w:rsidRPr="00A4602A">
        <w:rPr>
          <w:sz w:val="40"/>
          <w:szCs w:val="40"/>
        </w:rPr>
        <w:t xml:space="preserve"> Frameworks</w:t>
      </w:r>
      <w:r w:rsidR="00ED2799" w:rsidRPr="00A4602A">
        <w:rPr>
          <w:sz w:val="40"/>
          <w:szCs w:val="40"/>
        </w:rPr>
        <w:t xml:space="preserve"> (IT 30</w:t>
      </w:r>
      <w:r w:rsidRPr="00A4602A">
        <w:rPr>
          <w:sz w:val="40"/>
          <w:szCs w:val="40"/>
        </w:rPr>
        <w:t>30</w:t>
      </w:r>
      <w:r w:rsidR="00ED2799" w:rsidRPr="00A4602A">
        <w:rPr>
          <w:sz w:val="40"/>
          <w:szCs w:val="40"/>
        </w:rPr>
        <w:t>)</w:t>
      </w:r>
    </w:p>
    <w:p w14:paraId="0303BF7B" w14:textId="77777777" w:rsidR="002437B4" w:rsidRDefault="00ED2799" w:rsidP="002437B4">
      <w:pPr>
        <w:pStyle w:val="Default"/>
        <w:jc w:val="center"/>
        <w:rPr>
          <w:sz w:val="36"/>
        </w:rPr>
      </w:pPr>
      <w:r w:rsidRPr="00DE2F68">
        <w:rPr>
          <w:sz w:val="36"/>
        </w:rPr>
        <w:t>3</w:t>
      </w:r>
      <w:r w:rsidRPr="00DE2F68">
        <w:rPr>
          <w:sz w:val="36"/>
          <w:vertAlign w:val="superscript"/>
        </w:rPr>
        <w:t>rd</w:t>
      </w:r>
      <w:r>
        <w:rPr>
          <w:sz w:val="36"/>
        </w:rPr>
        <w:t xml:space="preserve"> Year, 1</w:t>
      </w:r>
      <w:r w:rsidRPr="003B7306">
        <w:rPr>
          <w:sz w:val="36"/>
          <w:vertAlign w:val="superscript"/>
        </w:rPr>
        <w:t>st</w:t>
      </w:r>
      <w:r>
        <w:rPr>
          <w:sz w:val="36"/>
        </w:rPr>
        <w:t xml:space="preserve"> Semester</w:t>
      </w:r>
    </w:p>
    <w:p w14:paraId="72E112F3" w14:textId="493E63A4" w:rsidR="00BF6F2C" w:rsidRDefault="00BF6F2C"/>
    <w:p w14:paraId="79815DF8" w14:textId="77777777" w:rsidR="00E134B5" w:rsidRDefault="00E134B5"/>
    <w:p w14:paraId="68F761D8" w14:textId="618C57C4" w:rsidR="004373A5" w:rsidRDefault="00975593" w:rsidP="004373A5">
      <w:pPr>
        <w:jc w:val="center"/>
        <w:rPr>
          <w:rFonts w:ascii="Times New Roman" w:hAnsi="Times New Roman" w:cs="Times New Roman"/>
          <w:b/>
          <w:bCs/>
          <w:sz w:val="36"/>
          <w:szCs w:val="36"/>
        </w:rPr>
      </w:pPr>
      <w:r w:rsidRPr="00B914E5">
        <w:rPr>
          <w:rFonts w:ascii="Times New Roman" w:hAnsi="Times New Roman" w:cs="Times New Roman"/>
          <w:b/>
          <w:bCs/>
          <w:sz w:val="36"/>
          <w:szCs w:val="36"/>
        </w:rPr>
        <w:t>ElectroGrid (EG) Power</w:t>
      </w:r>
      <w:r w:rsidR="00B914E5" w:rsidRPr="00B914E5">
        <w:rPr>
          <w:rFonts w:ascii="Times New Roman" w:hAnsi="Times New Roman" w:cs="Times New Roman"/>
          <w:b/>
          <w:bCs/>
          <w:sz w:val="36"/>
          <w:szCs w:val="36"/>
        </w:rPr>
        <w:t xml:space="preserve"> Consumption System</w:t>
      </w:r>
    </w:p>
    <w:p w14:paraId="600FF54F" w14:textId="74533E55" w:rsidR="004373A5" w:rsidRDefault="00E134B5" w:rsidP="004373A5">
      <w:pPr>
        <w:jc w:val="center"/>
        <w:rPr>
          <w:rFonts w:ascii="Times New Roman" w:hAnsi="Times New Roman" w:cs="Times New Roman"/>
          <w:b/>
          <w:bCs/>
          <w:sz w:val="36"/>
          <w:szCs w:val="36"/>
        </w:rPr>
      </w:pPr>
      <w:r>
        <w:rPr>
          <w:rFonts w:ascii="Times New Roman" w:hAnsi="Times New Roman" w:cs="Times New Roman"/>
          <w:b/>
          <w:bCs/>
          <w:sz w:val="36"/>
          <w:szCs w:val="36"/>
        </w:rPr>
        <w:t>Project Report</w:t>
      </w:r>
    </w:p>
    <w:p w14:paraId="388B2F73" w14:textId="77777777" w:rsidR="00DC7B58" w:rsidRPr="00DC7B58" w:rsidRDefault="00DC7B58" w:rsidP="004373A5">
      <w:pPr>
        <w:jc w:val="center"/>
        <w:rPr>
          <w:rFonts w:ascii="Times New Roman" w:hAnsi="Times New Roman" w:cs="Times New Roman"/>
          <w:b/>
          <w:bCs/>
          <w:sz w:val="24"/>
          <w:szCs w:val="24"/>
        </w:rPr>
      </w:pPr>
    </w:p>
    <w:p w14:paraId="684E5E1F" w14:textId="31ADD1B8" w:rsidR="00C157DD" w:rsidRPr="00DC7B58" w:rsidRDefault="00DC7B58" w:rsidP="004373A5">
      <w:pPr>
        <w:jc w:val="center"/>
        <w:rPr>
          <w:rFonts w:ascii="Times New Roman" w:hAnsi="Times New Roman" w:cs="Times New Roman"/>
          <w:sz w:val="28"/>
          <w:szCs w:val="28"/>
        </w:rPr>
      </w:pPr>
      <w:r w:rsidRPr="00DC7B58">
        <w:rPr>
          <w:rFonts w:ascii="Times New Roman" w:hAnsi="Times New Roman" w:cs="Times New Roman"/>
          <w:sz w:val="28"/>
          <w:szCs w:val="28"/>
        </w:rPr>
        <w:t>Project ID: 8</w:t>
      </w:r>
    </w:p>
    <w:p w14:paraId="78986DAA" w14:textId="77777777" w:rsidR="00F32307" w:rsidRDefault="00F32307" w:rsidP="004373A5">
      <w:pPr>
        <w:jc w:val="center"/>
        <w:rPr>
          <w:rFonts w:ascii="Times New Roman" w:hAnsi="Times New Roman" w:cs="Times New Roman"/>
          <w:b/>
          <w:bCs/>
          <w:sz w:val="36"/>
          <w:szCs w:val="36"/>
        </w:rPr>
      </w:pPr>
    </w:p>
    <w:p w14:paraId="456C04FC" w14:textId="2B888894" w:rsidR="001C0E54" w:rsidRPr="00921719" w:rsidRDefault="00C971D2" w:rsidP="004373A5">
      <w:pPr>
        <w:jc w:val="center"/>
        <w:rPr>
          <w:rFonts w:ascii="Times New Roman" w:hAnsi="Times New Roman" w:cs="Times New Roman"/>
          <w:b/>
          <w:bCs/>
          <w:sz w:val="28"/>
          <w:szCs w:val="28"/>
        </w:rPr>
      </w:pPr>
      <w:r w:rsidRPr="00921719">
        <w:rPr>
          <w:rFonts w:ascii="Times New Roman" w:hAnsi="Times New Roman" w:cs="Times New Roman"/>
          <w:sz w:val="28"/>
          <w:szCs w:val="28"/>
        </w:rPr>
        <w:t xml:space="preserve">Submitted </w:t>
      </w:r>
      <w:r w:rsidR="00921719" w:rsidRPr="00921719">
        <w:rPr>
          <w:rFonts w:ascii="Times New Roman" w:hAnsi="Times New Roman" w:cs="Times New Roman"/>
          <w:sz w:val="28"/>
          <w:szCs w:val="28"/>
        </w:rPr>
        <w:t>By: -</w:t>
      </w:r>
    </w:p>
    <w:p w14:paraId="786605E1" w14:textId="7FDEA340" w:rsidR="006258D2" w:rsidRPr="00921719" w:rsidRDefault="0042503A" w:rsidP="00412A83">
      <w:pPr>
        <w:pStyle w:val="ListParagraph"/>
        <w:numPr>
          <w:ilvl w:val="0"/>
          <w:numId w:val="1"/>
        </w:numPr>
        <w:ind w:left="2970"/>
        <w:rPr>
          <w:rFonts w:ascii="Times New Roman" w:hAnsi="Times New Roman" w:cs="Times New Roman"/>
          <w:sz w:val="28"/>
          <w:szCs w:val="28"/>
        </w:rPr>
      </w:pPr>
      <w:r>
        <w:rPr>
          <w:rFonts w:ascii="Times New Roman" w:hAnsi="Times New Roman" w:cs="Times New Roman"/>
          <w:sz w:val="28"/>
          <w:szCs w:val="28"/>
        </w:rPr>
        <w:t xml:space="preserve">IT20278380 - </w:t>
      </w:r>
      <w:r w:rsidR="009E668C" w:rsidRPr="00921719">
        <w:rPr>
          <w:rFonts w:ascii="Times New Roman" w:hAnsi="Times New Roman" w:cs="Times New Roman"/>
          <w:sz w:val="28"/>
          <w:szCs w:val="28"/>
        </w:rPr>
        <w:t>User Management</w:t>
      </w:r>
    </w:p>
    <w:p w14:paraId="765E64DE" w14:textId="56FD47A6" w:rsidR="009E668C" w:rsidRPr="00921719" w:rsidRDefault="0042503A" w:rsidP="00412A83">
      <w:pPr>
        <w:pStyle w:val="ListParagraph"/>
        <w:numPr>
          <w:ilvl w:val="0"/>
          <w:numId w:val="1"/>
        </w:numPr>
        <w:ind w:left="2970" w:right="-270"/>
        <w:rPr>
          <w:rFonts w:ascii="Times New Roman" w:hAnsi="Times New Roman" w:cs="Times New Roman"/>
          <w:sz w:val="28"/>
          <w:szCs w:val="28"/>
        </w:rPr>
      </w:pPr>
      <w:r>
        <w:rPr>
          <w:rFonts w:ascii="Times New Roman" w:hAnsi="Times New Roman" w:cs="Times New Roman"/>
          <w:sz w:val="28"/>
          <w:szCs w:val="28"/>
        </w:rPr>
        <w:t xml:space="preserve">IT20276232 - </w:t>
      </w:r>
      <w:r w:rsidR="009E668C" w:rsidRPr="00921719">
        <w:rPr>
          <w:rFonts w:ascii="Times New Roman" w:hAnsi="Times New Roman" w:cs="Times New Roman"/>
          <w:sz w:val="28"/>
          <w:szCs w:val="28"/>
        </w:rPr>
        <w:t xml:space="preserve">User Assign and </w:t>
      </w:r>
      <w:r w:rsidR="004373A5" w:rsidRPr="00921719">
        <w:rPr>
          <w:rFonts w:ascii="Times New Roman" w:hAnsi="Times New Roman" w:cs="Times New Roman"/>
          <w:sz w:val="28"/>
          <w:szCs w:val="28"/>
        </w:rPr>
        <w:t>Power Plant Management</w:t>
      </w:r>
    </w:p>
    <w:p w14:paraId="4500E94B" w14:textId="36CDCC8D" w:rsidR="004373A5" w:rsidRPr="00921719" w:rsidRDefault="0042503A" w:rsidP="00412A83">
      <w:pPr>
        <w:pStyle w:val="ListParagraph"/>
        <w:numPr>
          <w:ilvl w:val="0"/>
          <w:numId w:val="1"/>
        </w:numPr>
        <w:ind w:left="2970"/>
        <w:rPr>
          <w:rFonts w:ascii="Times New Roman" w:hAnsi="Times New Roman" w:cs="Times New Roman"/>
          <w:sz w:val="28"/>
          <w:szCs w:val="28"/>
        </w:rPr>
      </w:pPr>
      <w:r>
        <w:rPr>
          <w:rFonts w:ascii="Times New Roman" w:hAnsi="Times New Roman" w:cs="Times New Roman"/>
          <w:sz w:val="28"/>
          <w:szCs w:val="28"/>
        </w:rPr>
        <w:t xml:space="preserve">IT20426958 - </w:t>
      </w:r>
      <w:r w:rsidR="004373A5" w:rsidRPr="00921719">
        <w:rPr>
          <w:rFonts w:ascii="Times New Roman" w:hAnsi="Times New Roman" w:cs="Times New Roman"/>
          <w:sz w:val="28"/>
          <w:szCs w:val="28"/>
        </w:rPr>
        <w:t>Billing Management</w:t>
      </w:r>
    </w:p>
    <w:p w14:paraId="294517A8" w14:textId="3529ADD3" w:rsidR="004373A5" w:rsidRPr="0042503A" w:rsidRDefault="0042503A" w:rsidP="00412A83">
      <w:pPr>
        <w:pStyle w:val="ListParagraph"/>
        <w:numPr>
          <w:ilvl w:val="0"/>
          <w:numId w:val="1"/>
        </w:numPr>
        <w:ind w:left="2970"/>
        <w:rPr>
          <w:rFonts w:ascii="Times New Roman" w:hAnsi="Times New Roman" w:cs="Times New Roman"/>
          <w:sz w:val="28"/>
          <w:szCs w:val="28"/>
        </w:rPr>
      </w:pPr>
      <w:r>
        <w:rPr>
          <w:rFonts w:ascii="Times New Roman" w:hAnsi="Times New Roman" w:cs="Times New Roman"/>
          <w:sz w:val="28"/>
          <w:szCs w:val="28"/>
        </w:rPr>
        <w:t xml:space="preserve">IT20243876 - </w:t>
      </w:r>
      <w:r w:rsidR="004373A5" w:rsidRPr="00921719">
        <w:rPr>
          <w:rFonts w:ascii="Times New Roman" w:hAnsi="Times New Roman" w:cs="Times New Roman"/>
          <w:sz w:val="28"/>
          <w:szCs w:val="28"/>
        </w:rPr>
        <w:t>Meter Reader and Management</w:t>
      </w:r>
    </w:p>
    <w:p w14:paraId="2B84A312" w14:textId="2F550315" w:rsidR="004373A5" w:rsidRDefault="002A1BCD" w:rsidP="002A1BCD">
      <w:pPr>
        <w:jc w:val="center"/>
        <w:rPr>
          <w:rFonts w:ascii="Times New Roman" w:hAnsi="Times New Roman" w:cs="Times New Roman"/>
          <w:sz w:val="28"/>
          <w:szCs w:val="28"/>
        </w:rPr>
      </w:pPr>
      <w:r>
        <w:rPr>
          <w:rFonts w:ascii="Times New Roman" w:hAnsi="Times New Roman" w:cs="Times New Roman"/>
          <w:sz w:val="28"/>
          <w:szCs w:val="28"/>
        </w:rPr>
        <w:t>2022/04/25</w:t>
      </w:r>
    </w:p>
    <w:p w14:paraId="360F3E28" w14:textId="01D05768" w:rsidR="00F32307" w:rsidRDefault="00F32307" w:rsidP="005054C9">
      <w:pPr>
        <w:rPr>
          <w:rFonts w:ascii="Times New Roman" w:hAnsi="Times New Roman" w:cs="Times New Roman"/>
          <w:sz w:val="28"/>
          <w:szCs w:val="28"/>
        </w:rPr>
      </w:pPr>
    </w:p>
    <w:p w14:paraId="30B5E036" w14:textId="77777777" w:rsidR="00F32307" w:rsidRDefault="00F32307" w:rsidP="005054C9">
      <w:pPr>
        <w:rPr>
          <w:rFonts w:ascii="Times New Roman" w:hAnsi="Times New Roman" w:cs="Times New Roman"/>
          <w:sz w:val="28"/>
          <w:szCs w:val="28"/>
        </w:rPr>
      </w:pPr>
    </w:p>
    <w:p w14:paraId="50374832" w14:textId="08E4665D" w:rsidR="005054C9" w:rsidRPr="00F32307" w:rsidRDefault="005054C9" w:rsidP="005054C9">
      <w:pPr>
        <w:rPr>
          <w:rFonts w:ascii="Times New Roman" w:hAnsi="Times New Roman" w:cs="Times New Roman"/>
          <w:sz w:val="24"/>
          <w:szCs w:val="24"/>
        </w:rPr>
      </w:pPr>
      <w:r w:rsidRPr="00F32307">
        <w:rPr>
          <w:rFonts w:ascii="Times New Roman" w:hAnsi="Times New Roman" w:cs="Times New Roman"/>
          <w:sz w:val="24"/>
          <w:szCs w:val="24"/>
        </w:rPr>
        <w:t>IT20278380 – J P P WICKRAMASINHA</w:t>
      </w:r>
    </w:p>
    <w:p w14:paraId="3D37BD40" w14:textId="771378BA" w:rsidR="005054C9" w:rsidRPr="00F32307" w:rsidRDefault="005054C9" w:rsidP="005054C9">
      <w:pPr>
        <w:rPr>
          <w:rFonts w:ascii="Times New Roman" w:hAnsi="Times New Roman" w:cs="Times New Roman"/>
          <w:sz w:val="24"/>
          <w:szCs w:val="24"/>
        </w:rPr>
      </w:pPr>
      <w:r w:rsidRPr="00F32307">
        <w:rPr>
          <w:rFonts w:ascii="Times New Roman" w:hAnsi="Times New Roman" w:cs="Times New Roman"/>
          <w:sz w:val="24"/>
          <w:szCs w:val="24"/>
        </w:rPr>
        <w:t>IT2027</w:t>
      </w:r>
      <w:r w:rsidR="00187C7F" w:rsidRPr="00F32307">
        <w:rPr>
          <w:rFonts w:ascii="Times New Roman" w:hAnsi="Times New Roman" w:cs="Times New Roman"/>
          <w:sz w:val="24"/>
          <w:szCs w:val="24"/>
        </w:rPr>
        <w:t>6232 – U K M C ULPATHAKUMBURA</w:t>
      </w:r>
    </w:p>
    <w:p w14:paraId="410B7E84" w14:textId="0A8C194D" w:rsidR="00187C7F" w:rsidRPr="00F32307" w:rsidRDefault="00187C7F" w:rsidP="005054C9">
      <w:pPr>
        <w:rPr>
          <w:rFonts w:ascii="Times New Roman" w:hAnsi="Times New Roman" w:cs="Times New Roman"/>
          <w:sz w:val="24"/>
          <w:szCs w:val="24"/>
        </w:rPr>
      </w:pPr>
      <w:r w:rsidRPr="00F32307">
        <w:rPr>
          <w:rFonts w:ascii="Times New Roman" w:hAnsi="Times New Roman" w:cs="Times New Roman"/>
          <w:sz w:val="24"/>
          <w:szCs w:val="24"/>
        </w:rPr>
        <w:t xml:space="preserve">IT20243876 </w:t>
      </w:r>
      <w:r w:rsidR="00187475" w:rsidRPr="00F32307">
        <w:rPr>
          <w:rFonts w:ascii="Times New Roman" w:hAnsi="Times New Roman" w:cs="Times New Roman"/>
          <w:sz w:val="24"/>
          <w:szCs w:val="24"/>
        </w:rPr>
        <w:t>–</w:t>
      </w:r>
      <w:r w:rsidRPr="00F32307">
        <w:rPr>
          <w:rFonts w:ascii="Times New Roman" w:hAnsi="Times New Roman" w:cs="Times New Roman"/>
          <w:sz w:val="24"/>
          <w:szCs w:val="24"/>
        </w:rPr>
        <w:t xml:space="preserve"> </w:t>
      </w:r>
      <w:r w:rsidR="00187475" w:rsidRPr="00F32307">
        <w:rPr>
          <w:rFonts w:ascii="Times New Roman" w:hAnsi="Times New Roman" w:cs="Times New Roman"/>
          <w:sz w:val="24"/>
          <w:szCs w:val="24"/>
        </w:rPr>
        <w:t>T J N PRIYADARSHANI</w:t>
      </w:r>
    </w:p>
    <w:p w14:paraId="3BB34B08" w14:textId="77777777" w:rsidR="00CC456D" w:rsidRDefault="00F32307" w:rsidP="005054C9">
      <w:pPr>
        <w:rPr>
          <w:rFonts w:ascii="Times New Roman" w:hAnsi="Times New Roman" w:cs="Times New Roman"/>
          <w:sz w:val="24"/>
          <w:szCs w:val="24"/>
        </w:rPr>
      </w:pPr>
      <w:r w:rsidRPr="00F32307">
        <w:rPr>
          <w:rFonts w:ascii="Times New Roman" w:hAnsi="Times New Roman" w:cs="Times New Roman"/>
          <w:sz w:val="24"/>
          <w:szCs w:val="24"/>
        </w:rPr>
        <w:t>IT20426958 – M K H K RANATHUNGA</w:t>
      </w:r>
    </w:p>
    <w:p w14:paraId="3FE3E423" w14:textId="77777777" w:rsidR="00041255" w:rsidRDefault="00041255">
      <w:pPr>
        <w:rPr>
          <w:rFonts w:ascii="Times New Roman" w:hAnsi="Times New Roman" w:cs="Times New Roman"/>
          <w:sz w:val="24"/>
          <w:szCs w:val="24"/>
        </w:rPr>
      </w:pPr>
      <w:r>
        <w:rPr>
          <w:rFonts w:ascii="Times New Roman" w:hAnsi="Times New Roman" w:cs="Times New Roman"/>
          <w:sz w:val="24"/>
          <w:szCs w:val="24"/>
        </w:rPr>
        <w:br w:type="page"/>
      </w:r>
      <w:bookmarkStart w:id="1" w:name="_GoBack"/>
      <w:bookmarkEnd w:id="1"/>
    </w:p>
    <w:p w14:paraId="229FC2B7" w14:textId="6809FF1F" w:rsidR="00B30290" w:rsidRDefault="00C32108" w:rsidP="00C32108">
      <w:pPr>
        <w:pStyle w:val="TOC1"/>
      </w:pPr>
      <w:r w:rsidRPr="00C32108">
        <w:lastRenderedPageBreak/>
        <w:t>Table of contents</w:t>
      </w:r>
    </w:p>
    <w:p w14:paraId="628D2D0A" w14:textId="77777777" w:rsidR="00C32108" w:rsidRPr="00C32108" w:rsidRDefault="00C32108" w:rsidP="00C32108"/>
    <w:p w14:paraId="13BC8B8D" w14:textId="15071BB3" w:rsidR="00573AFD" w:rsidRDefault="00B30290">
      <w:pPr>
        <w:pStyle w:val="TOC1"/>
        <w:rPr>
          <w:rFonts w:asciiTheme="minorHAnsi" w:hAnsiTheme="minorHAnsi" w:cstheme="minorBidi"/>
          <w:b w:val="0"/>
          <w:bCs w:val="0"/>
          <w:noProof/>
          <w:sz w:val="22"/>
          <w:szCs w:val="22"/>
        </w:rPr>
      </w:pPr>
      <w:r w:rsidRPr="00C32108">
        <w:rPr>
          <w:sz w:val="24"/>
          <w:szCs w:val="24"/>
        </w:rPr>
        <w:fldChar w:fldCharType="begin"/>
      </w:r>
      <w:r w:rsidRPr="00C32108">
        <w:rPr>
          <w:sz w:val="24"/>
          <w:szCs w:val="24"/>
        </w:rPr>
        <w:instrText xml:space="preserve"> TOC \o "1-3" \h \z \u </w:instrText>
      </w:r>
      <w:r w:rsidRPr="00C32108">
        <w:rPr>
          <w:sz w:val="24"/>
          <w:szCs w:val="24"/>
        </w:rPr>
        <w:fldChar w:fldCharType="separate"/>
      </w:r>
      <w:hyperlink w:anchor="_Toc101893190" w:history="1">
        <w:r w:rsidR="00573AFD" w:rsidRPr="00CB3483">
          <w:rPr>
            <w:rStyle w:val="Hyperlink"/>
            <w:noProof/>
          </w:rPr>
          <w:t>2.</w:t>
        </w:r>
        <w:r w:rsidR="00573AFD">
          <w:rPr>
            <w:rFonts w:asciiTheme="minorHAnsi" w:hAnsiTheme="minorHAnsi" w:cstheme="minorBidi"/>
            <w:b w:val="0"/>
            <w:bCs w:val="0"/>
            <w:noProof/>
            <w:sz w:val="22"/>
            <w:szCs w:val="22"/>
          </w:rPr>
          <w:tab/>
        </w:r>
        <w:r w:rsidR="00573AFD" w:rsidRPr="00CB3483">
          <w:rPr>
            <w:rStyle w:val="Hyperlink"/>
            <w:noProof/>
          </w:rPr>
          <w:t>Member’s Details</w:t>
        </w:r>
        <w:r w:rsidR="00573AFD">
          <w:rPr>
            <w:noProof/>
            <w:webHidden/>
          </w:rPr>
          <w:tab/>
        </w:r>
        <w:r w:rsidR="00573AFD">
          <w:rPr>
            <w:noProof/>
            <w:webHidden/>
          </w:rPr>
          <w:fldChar w:fldCharType="begin"/>
        </w:r>
        <w:r w:rsidR="00573AFD">
          <w:rPr>
            <w:noProof/>
            <w:webHidden/>
          </w:rPr>
          <w:instrText xml:space="preserve"> PAGEREF _Toc101893190 \h </w:instrText>
        </w:r>
        <w:r w:rsidR="00573AFD">
          <w:rPr>
            <w:noProof/>
            <w:webHidden/>
          </w:rPr>
        </w:r>
        <w:r w:rsidR="00573AFD">
          <w:rPr>
            <w:noProof/>
            <w:webHidden/>
          </w:rPr>
          <w:fldChar w:fldCharType="separate"/>
        </w:r>
        <w:r w:rsidR="00FA2962">
          <w:rPr>
            <w:noProof/>
            <w:webHidden/>
          </w:rPr>
          <w:t>4</w:t>
        </w:r>
        <w:r w:rsidR="00573AFD">
          <w:rPr>
            <w:noProof/>
            <w:webHidden/>
          </w:rPr>
          <w:fldChar w:fldCharType="end"/>
        </w:r>
      </w:hyperlink>
    </w:p>
    <w:p w14:paraId="43424FA7" w14:textId="5B0024F4" w:rsidR="00573AFD" w:rsidRDefault="00573AFD">
      <w:pPr>
        <w:pStyle w:val="TOC1"/>
        <w:rPr>
          <w:rFonts w:asciiTheme="minorHAnsi" w:hAnsiTheme="minorHAnsi" w:cstheme="minorBidi"/>
          <w:b w:val="0"/>
          <w:bCs w:val="0"/>
          <w:noProof/>
          <w:sz w:val="22"/>
          <w:szCs w:val="22"/>
        </w:rPr>
      </w:pPr>
      <w:hyperlink w:anchor="_Toc101893191" w:history="1">
        <w:r w:rsidRPr="00CB3483">
          <w:rPr>
            <w:rStyle w:val="Hyperlink"/>
            <w:noProof/>
          </w:rPr>
          <w:t>3.</w:t>
        </w:r>
        <w:r>
          <w:rPr>
            <w:rFonts w:asciiTheme="minorHAnsi" w:hAnsiTheme="minorHAnsi" w:cstheme="minorBidi"/>
            <w:b w:val="0"/>
            <w:bCs w:val="0"/>
            <w:noProof/>
            <w:sz w:val="22"/>
            <w:szCs w:val="22"/>
          </w:rPr>
          <w:tab/>
        </w:r>
        <w:r w:rsidRPr="00CB3483">
          <w:rPr>
            <w:rStyle w:val="Hyperlink"/>
            <w:noProof/>
          </w:rPr>
          <w:t>Git Repository</w:t>
        </w:r>
        <w:r>
          <w:rPr>
            <w:noProof/>
            <w:webHidden/>
          </w:rPr>
          <w:tab/>
        </w:r>
        <w:r>
          <w:rPr>
            <w:noProof/>
            <w:webHidden/>
          </w:rPr>
          <w:fldChar w:fldCharType="begin"/>
        </w:r>
        <w:r>
          <w:rPr>
            <w:noProof/>
            <w:webHidden/>
          </w:rPr>
          <w:instrText xml:space="preserve"> PAGEREF _Toc101893191 \h </w:instrText>
        </w:r>
        <w:r>
          <w:rPr>
            <w:noProof/>
            <w:webHidden/>
          </w:rPr>
        </w:r>
        <w:r>
          <w:rPr>
            <w:noProof/>
            <w:webHidden/>
          </w:rPr>
          <w:fldChar w:fldCharType="separate"/>
        </w:r>
        <w:r w:rsidR="00FA2962">
          <w:rPr>
            <w:noProof/>
            <w:webHidden/>
          </w:rPr>
          <w:t>5</w:t>
        </w:r>
        <w:r>
          <w:rPr>
            <w:noProof/>
            <w:webHidden/>
          </w:rPr>
          <w:fldChar w:fldCharType="end"/>
        </w:r>
      </w:hyperlink>
    </w:p>
    <w:p w14:paraId="61F692AE" w14:textId="3FFFB27F" w:rsidR="00573AFD" w:rsidRDefault="00573AFD">
      <w:pPr>
        <w:pStyle w:val="TOC1"/>
        <w:rPr>
          <w:rFonts w:asciiTheme="minorHAnsi" w:hAnsiTheme="minorHAnsi" w:cstheme="minorBidi"/>
          <w:b w:val="0"/>
          <w:bCs w:val="0"/>
          <w:noProof/>
          <w:sz w:val="22"/>
          <w:szCs w:val="22"/>
        </w:rPr>
      </w:pPr>
      <w:hyperlink w:anchor="_Toc101893192" w:history="1">
        <w:r w:rsidRPr="00CB3483">
          <w:rPr>
            <w:rStyle w:val="Hyperlink"/>
            <w:noProof/>
          </w:rPr>
          <w:t>4.</w:t>
        </w:r>
        <w:r>
          <w:rPr>
            <w:rFonts w:asciiTheme="minorHAnsi" w:hAnsiTheme="minorHAnsi" w:cstheme="minorBidi"/>
            <w:b w:val="0"/>
            <w:bCs w:val="0"/>
            <w:noProof/>
            <w:sz w:val="22"/>
            <w:szCs w:val="22"/>
          </w:rPr>
          <w:tab/>
        </w:r>
        <w:r w:rsidRPr="00CB3483">
          <w:rPr>
            <w:rStyle w:val="Hyperlink"/>
            <w:noProof/>
          </w:rPr>
          <w:t>SE Methodology/Methods (With Justification)</w:t>
        </w:r>
        <w:r>
          <w:rPr>
            <w:noProof/>
            <w:webHidden/>
          </w:rPr>
          <w:tab/>
        </w:r>
        <w:r>
          <w:rPr>
            <w:noProof/>
            <w:webHidden/>
          </w:rPr>
          <w:fldChar w:fldCharType="begin"/>
        </w:r>
        <w:r>
          <w:rPr>
            <w:noProof/>
            <w:webHidden/>
          </w:rPr>
          <w:instrText xml:space="preserve"> PAGEREF _Toc101893192 \h </w:instrText>
        </w:r>
        <w:r>
          <w:rPr>
            <w:noProof/>
            <w:webHidden/>
          </w:rPr>
        </w:r>
        <w:r>
          <w:rPr>
            <w:noProof/>
            <w:webHidden/>
          </w:rPr>
          <w:fldChar w:fldCharType="separate"/>
        </w:r>
        <w:r w:rsidR="00FA2962">
          <w:rPr>
            <w:noProof/>
            <w:webHidden/>
          </w:rPr>
          <w:t>5</w:t>
        </w:r>
        <w:r>
          <w:rPr>
            <w:noProof/>
            <w:webHidden/>
          </w:rPr>
          <w:fldChar w:fldCharType="end"/>
        </w:r>
      </w:hyperlink>
    </w:p>
    <w:p w14:paraId="4B661552" w14:textId="04D86D51" w:rsidR="00573AFD" w:rsidRDefault="00573AFD">
      <w:pPr>
        <w:pStyle w:val="TOC1"/>
        <w:rPr>
          <w:rFonts w:asciiTheme="minorHAnsi" w:hAnsiTheme="minorHAnsi" w:cstheme="minorBidi"/>
          <w:b w:val="0"/>
          <w:bCs w:val="0"/>
          <w:noProof/>
          <w:sz w:val="22"/>
          <w:szCs w:val="22"/>
        </w:rPr>
      </w:pPr>
      <w:hyperlink w:anchor="_Toc101893193" w:history="1">
        <w:r w:rsidRPr="00CB3483">
          <w:rPr>
            <w:rStyle w:val="Hyperlink"/>
            <w:noProof/>
          </w:rPr>
          <w:t>5.</w:t>
        </w:r>
        <w:r>
          <w:rPr>
            <w:rFonts w:asciiTheme="minorHAnsi" w:hAnsiTheme="minorHAnsi" w:cstheme="minorBidi"/>
            <w:b w:val="0"/>
            <w:bCs w:val="0"/>
            <w:noProof/>
            <w:sz w:val="22"/>
            <w:szCs w:val="22"/>
          </w:rPr>
          <w:tab/>
        </w:r>
        <w:r w:rsidRPr="00CB3483">
          <w:rPr>
            <w:rStyle w:val="Hyperlink"/>
            <w:noProof/>
          </w:rPr>
          <w:t>Time Schedule</w:t>
        </w:r>
        <w:r>
          <w:rPr>
            <w:noProof/>
            <w:webHidden/>
          </w:rPr>
          <w:tab/>
        </w:r>
        <w:r>
          <w:rPr>
            <w:noProof/>
            <w:webHidden/>
          </w:rPr>
          <w:fldChar w:fldCharType="begin"/>
        </w:r>
        <w:r>
          <w:rPr>
            <w:noProof/>
            <w:webHidden/>
          </w:rPr>
          <w:instrText xml:space="preserve"> PAGEREF _Toc101893193 \h </w:instrText>
        </w:r>
        <w:r>
          <w:rPr>
            <w:noProof/>
            <w:webHidden/>
          </w:rPr>
        </w:r>
        <w:r>
          <w:rPr>
            <w:noProof/>
            <w:webHidden/>
          </w:rPr>
          <w:fldChar w:fldCharType="separate"/>
        </w:r>
        <w:r w:rsidR="00FA2962">
          <w:rPr>
            <w:noProof/>
            <w:webHidden/>
          </w:rPr>
          <w:t>6</w:t>
        </w:r>
        <w:r>
          <w:rPr>
            <w:noProof/>
            <w:webHidden/>
          </w:rPr>
          <w:fldChar w:fldCharType="end"/>
        </w:r>
      </w:hyperlink>
    </w:p>
    <w:p w14:paraId="264CCB26" w14:textId="0B5A2E5D" w:rsidR="00573AFD" w:rsidRDefault="00573AFD">
      <w:pPr>
        <w:pStyle w:val="TOC1"/>
        <w:rPr>
          <w:rFonts w:asciiTheme="minorHAnsi" w:hAnsiTheme="minorHAnsi" w:cstheme="minorBidi"/>
          <w:b w:val="0"/>
          <w:bCs w:val="0"/>
          <w:noProof/>
          <w:sz w:val="22"/>
          <w:szCs w:val="22"/>
        </w:rPr>
      </w:pPr>
      <w:hyperlink w:anchor="_Toc101893194" w:history="1">
        <w:r w:rsidRPr="00CB3483">
          <w:rPr>
            <w:rStyle w:val="Hyperlink"/>
            <w:noProof/>
          </w:rPr>
          <w:t>6.</w:t>
        </w:r>
        <w:r>
          <w:rPr>
            <w:rFonts w:asciiTheme="minorHAnsi" w:hAnsiTheme="minorHAnsi" w:cstheme="minorBidi"/>
            <w:b w:val="0"/>
            <w:bCs w:val="0"/>
            <w:noProof/>
            <w:sz w:val="22"/>
            <w:szCs w:val="22"/>
          </w:rPr>
          <w:tab/>
        </w:r>
        <w:r w:rsidRPr="00CB3483">
          <w:rPr>
            <w:rStyle w:val="Hyperlink"/>
            <w:noProof/>
          </w:rPr>
          <w:t>Requirements</w:t>
        </w:r>
        <w:r>
          <w:rPr>
            <w:noProof/>
            <w:webHidden/>
          </w:rPr>
          <w:tab/>
        </w:r>
        <w:r>
          <w:rPr>
            <w:noProof/>
            <w:webHidden/>
          </w:rPr>
          <w:fldChar w:fldCharType="begin"/>
        </w:r>
        <w:r>
          <w:rPr>
            <w:noProof/>
            <w:webHidden/>
          </w:rPr>
          <w:instrText xml:space="preserve"> PAGEREF _Toc101893194 \h </w:instrText>
        </w:r>
        <w:r>
          <w:rPr>
            <w:noProof/>
            <w:webHidden/>
          </w:rPr>
        </w:r>
        <w:r>
          <w:rPr>
            <w:noProof/>
            <w:webHidden/>
          </w:rPr>
          <w:fldChar w:fldCharType="separate"/>
        </w:r>
        <w:r w:rsidR="00FA2962">
          <w:rPr>
            <w:noProof/>
            <w:webHidden/>
          </w:rPr>
          <w:t>6</w:t>
        </w:r>
        <w:r>
          <w:rPr>
            <w:noProof/>
            <w:webHidden/>
          </w:rPr>
          <w:fldChar w:fldCharType="end"/>
        </w:r>
      </w:hyperlink>
    </w:p>
    <w:p w14:paraId="6B1A3AE8" w14:textId="36614088" w:rsidR="00573AFD" w:rsidRPr="00643AD1" w:rsidRDefault="00573AFD" w:rsidP="00643AD1">
      <w:pPr>
        <w:pStyle w:val="TOC2"/>
        <w:rPr>
          <w:rFonts w:cstheme="minorBidi"/>
          <w:sz w:val="22"/>
          <w:szCs w:val="22"/>
        </w:rPr>
      </w:pPr>
      <w:hyperlink w:anchor="_Toc101893195" w:history="1">
        <w:r w:rsidRPr="00643AD1">
          <w:rPr>
            <w:rStyle w:val="Hyperlink"/>
            <w:sz w:val="22"/>
            <w:szCs w:val="22"/>
          </w:rPr>
          <w:t>6.1.</w:t>
        </w:r>
        <w:r w:rsidRPr="00643AD1">
          <w:rPr>
            <w:rFonts w:cstheme="minorBidi"/>
            <w:sz w:val="22"/>
            <w:szCs w:val="22"/>
          </w:rPr>
          <w:tab/>
        </w:r>
        <w:r w:rsidRPr="00643AD1">
          <w:rPr>
            <w:rStyle w:val="Hyperlink"/>
            <w:sz w:val="22"/>
            <w:szCs w:val="22"/>
          </w:rPr>
          <w:t>Stakeholder analysis</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_Toc101893195 \h </w:instrText>
        </w:r>
        <w:r w:rsidRPr="00643AD1">
          <w:rPr>
            <w:webHidden/>
            <w:sz w:val="22"/>
            <w:szCs w:val="22"/>
          </w:rPr>
        </w:r>
        <w:r w:rsidRPr="00643AD1">
          <w:rPr>
            <w:webHidden/>
            <w:sz w:val="22"/>
            <w:szCs w:val="22"/>
          </w:rPr>
          <w:fldChar w:fldCharType="separate"/>
        </w:r>
        <w:r w:rsidR="00FA2962">
          <w:rPr>
            <w:webHidden/>
            <w:sz w:val="22"/>
            <w:szCs w:val="22"/>
          </w:rPr>
          <w:t>6</w:t>
        </w:r>
        <w:r w:rsidRPr="00643AD1">
          <w:rPr>
            <w:webHidden/>
            <w:sz w:val="22"/>
            <w:szCs w:val="22"/>
          </w:rPr>
          <w:fldChar w:fldCharType="end"/>
        </w:r>
      </w:hyperlink>
    </w:p>
    <w:p w14:paraId="6852C8C5" w14:textId="22D3B994" w:rsidR="00573AFD" w:rsidRPr="00643AD1" w:rsidRDefault="00573AFD" w:rsidP="00643AD1">
      <w:pPr>
        <w:pStyle w:val="TOC2"/>
        <w:rPr>
          <w:rFonts w:cstheme="minorBidi"/>
          <w:sz w:val="22"/>
          <w:szCs w:val="22"/>
        </w:rPr>
      </w:pPr>
      <w:hyperlink w:anchor="_Toc101893196" w:history="1">
        <w:r w:rsidRPr="00643AD1">
          <w:rPr>
            <w:rStyle w:val="Hyperlink"/>
            <w:sz w:val="22"/>
            <w:szCs w:val="22"/>
          </w:rPr>
          <w:t>6.2.</w:t>
        </w:r>
        <w:r w:rsidRPr="00643AD1">
          <w:rPr>
            <w:rFonts w:cstheme="minorBidi"/>
            <w:sz w:val="22"/>
            <w:szCs w:val="22"/>
          </w:rPr>
          <w:tab/>
        </w:r>
        <w:r w:rsidRPr="00643AD1">
          <w:rPr>
            <w:rStyle w:val="Hyperlink"/>
            <w:sz w:val="22"/>
            <w:szCs w:val="22"/>
          </w:rPr>
          <w:t>Requirements Analysis</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_Toc101893196 \h </w:instrText>
        </w:r>
        <w:r w:rsidRPr="00643AD1">
          <w:rPr>
            <w:webHidden/>
            <w:sz w:val="22"/>
            <w:szCs w:val="22"/>
          </w:rPr>
        </w:r>
        <w:r w:rsidRPr="00643AD1">
          <w:rPr>
            <w:webHidden/>
            <w:sz w:val="22"/>
            <w:szCs w:val="22"/>
          </w:rPr>
          <w:fldChar w:fldCharType="separate"/>
        </w:r>
        <w:r w:rsidR="00FA2962">
          <w:rPr>
            <w:webHidden/>
            <w:sz w:val="22"/>
            <w:szCs w:val="22"/>
          </w:rPr>
          <w:t>7</w:t>
        </w:r>
        <w:r w:rsidRPr="00643AD1">
          <w:rPr>
            <w:webHidden/>
            <w:sz w:val="22"/>
            <w:szCs w:val="22"/>
          </w:rPr>
          <w:fldChar w:fldCharType="end"/>
        </w:r>
      </w:hyperlink>
    </w:p>
    <w:p w14:paraId="4AED1C63" w14:textId="56B36F42" w:rsidR="00573AFD" w:rsidRPr="00643AD1" w:rsidRDefault="00573AFD" w:rsidP="00643AD1">
      <w:pPr>
        <w:pStyle w:val="TOC2"/>
        <w:rPr>
          <w:rFonts w:cstheme="minorBidi"/>
          <w:sz w:val="22"/>
          <w:szCs w:val="22"/>
        </w:rPr>
      </w:pPr>
      <w:hyperlink w:anchor="_Toc101893197" w:history="1">
        <w:r w:rsidRPr="00643AD1">
          <w:rPr>
            <w:rStyle w:val="Hyperlink"/>
            <w:sz w:val="22"/>
            <w:szCs w:val="22"/>
          </w:rPr>
          <w:t>6.3.</w:t>
        </w:r>
        <w:r w:rsidRPr="00643AD1">
          <w:rPr>
            <w:rFonts w:cstheme="minorBidi"/>
            <w:sz w:val="22"/>
            <w:szCs w:val="22"/>
          </w:rPr>
          <w:tab/>
        </w:r>
        <w:r w:rsidRPr="00643AD1">
          <w:rPr>
            <w:rStyle w:val="Hyperlink"/>
            <w:sz w:val="22"/>
            <w:szCs w:val="22"/>
          </w:rPr>
          <w:t>Requirements modelling (Use Case Diagram)</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_Toc101893197 \h </w:instrText>
        </w:r>
        <w:r w:rsidRPr="00643AD1">
          <w:rPr>
            <w:webHidden/>
            <w:sz w:val="22"/>
            <w:szCs w:val="22"/>
          </w:rPr>
        </w:r>
        <w:r w:rsidRPr="00643AD1">
          <w:rPr>
            <w:webHidden/>
            <w:sz w:val="22"/>
            <w:szCs w:val="22"/>
          </w:rPr>
          <w:fldChar w:fldCharType="separate"/>
        </w:r>
        <w:r w:rsidR="00FA2962">
          <w:rPr>
            <w:webHidden/>
            <w:sz w:val="22"/>
            <w:szCs w:val="22"/>
          </w:rPr>
          <w:t>8</w:t>
        </w:r>
        <w:r w:rsidRPr="00643AD1">
          <w:rPr>
            <w:webHidden/>
            <w:sz w:val="22"/>
            <w:szCs w:val="22"/>
          </w:rPr>
          <w:fldChar w:fldCharType="end"/>
        </w:r>
      </w:hyperlink>
    </w:p>
    <w:p w14:paraId="0566CE3F" w14:textId="312F1E21" w:rsidR="00573AFD" w:rsidRDefault="00573AFD">
      <w:pPr>
        <w:pStyle w:val="TOC1"/>
        <w:rPr>
          <w:rFonts w:asciiTheme="minorHAnsi" w:hAnsiTheme="minorHAnsi" w:cstheme="minorBidi"/>
          <w:b w:val="0"/>
          <w:bCs w:val="0"/>
          <w:noProof/>
          <w:sz w:val="22"/>
          <w:szCs w:val="22"/>
        </w:rPr>
      </w:pPr>
      <w:hyperlink w:anchor="_Toc101893198" w:history="1">
        <w:r w:rsidRPr="00CB3483">
          <w:rPr>
            <w:rStyle w:val="Hyperlink"/>
            <w:noProof/>
          </w:rPr>
          <w:t>7.</w:t>
        </w:r>
        <w:r>
          <w:rPr>
            <w:rFonts w:asciiTheme="minorHAnsi" w:hAnsiTheme="minorHAnsi" w:cstheme="minorBidi"/>
            <w:b w:val="0"/>
            <w:bCs w:val="0"/>
            <w:noProof/>
            <w:sz w:val="22"/>
            <w:szCs w:val="22"/>
          </w:rPr>
          <w:tab/>
        </w:r>
        <w:r w:rsidRPr="00CB3483">
          <w:rPr>
            <w:rStyle w:val="Hyperlink"/>
            <w:noProof/>
          </w:rPr>
          <w:t>System’s Overall Design</w:t>
        </w:r>
        <w:r>
          <w:rPr>
            <w:noProof/>
            <w:webHidden/>
          </w:rPr>
          <w:tab/>
        </w:r>
        <w:r>
          <w:rPr>
            <w:noProof/>
            <w:webHidden/>
          </w:rPr>
          <w:fldChar w:fldCharType="begin"/>
        </w:r>
        <w:r>
          <w:rPr>
            <w:noProof/>
            <w:webHidden/>
          </w:rPr>
          <w:instrText xml:space="preserve"> PAGEREF _Toc101893198 \h </w:instrText>
        </w:r>
        <w:r>
          <w:rPr>
            <w:noProof/>
            <w:webHidden/>
          </w:rPr>
        </w:r>
        <w:r>
          <w:rPr>
            <w:noProof/>
            <w:webHidden/>
          </w:rPr>
          <w:fldChar w:fldCharType="separate"/>
        </w:r>
        <w:r w:rsidR="00FA2962">
          <w:rPr>
            <w:noProof/>
            <w:webHidden/>
          </w:rPr>
          <w:t>9</w:t>
        </w:r>
        <w:r>
          <w:rPr>
            <w:noProof/>
            <w:webHidden/>
          </w:rPr>
          <w:fldChar w:fldCharType="end"/>
        </w:r>
      </w:hyperlink>
    </w:p>
    <w:p w14:paraId="5402F6EA" w14:textId="5ECFD957" w:rsidR="00573AFD" w:rsidRPr="00643AD1" w:rsidRDefault="00573AFD" w:rsidP="00643AD1">
      <w:pPr>
        <w:pStyle w:val="TOC2"/>
        <w:rPr>
          <w:rFonts w:cstheme="minorBidi"/>
          <w:sz w:val="22"/>
          <w:szCs w:val="22"/>
        </w:rPr>
      </w:pPr>
      <w:hyperlink w:anchor="_Toc101893199" w:history="1">
        <w:r w:rsidRPr="00643AD1">
          <w:rPr>
            <w:rStyle w:val="Hyperlink"/>
            <w:sz w:val="22"/>
            <w:szCs w:val="22"/>
          </w:rPr>
          <w:t>7.1.</w:t>
        </w:r>
        <w:r w:rsidRPr="00643AD1">
          <w:rPr>
            <w:rFonts w:cstheme="minorBidi"/>
            <w:sz w:val="22"/>
            <w:szCs w:val="22"/>
          </w:rPr>
          <w:tab/>
        </w:r>
        <w:r w:rsidRPr="00643AD1">
          <w:rPr>
            <w:rStyle w:val="Hyperlink"/>
            <w:sz w:val="22"/>
            <w:szCs w:val="22"/>
          </w:rPr>
          <w:t>Overall architecture</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_Toc101893199 \h </w:instrText>
        </w:r>
        <w:r w:rsidRPr="00643AD1">
          <w:rPr>
            <w:webHidden/>
            <w:sz w:val="22"/>
            <w:szCs w:val="22"/>
          </w:rPr>
        </w:r>
        <w:r w:rsidRPr="00643AD1">
          <w:rPr>
            <w:webHidden/>
            <w:sz w:val="22"/>
            <w:szCs w:val="22"/>
          </w:rPr>
          <w:fldChar w:fldCharType="separate"/>
        </w:r>
        <w:r w:rsidR="00FA2962">
          <w:rPr>
            <w:webHidden/>
            <w:sz w:val="22"/>
            <w:szCs w:val="22"/>
          </w:rPr>
          <w:t>9</w:t>
        </w:r>
        <w:r w:rsidRPr="00643AD1">
          <w:rPr>
            <w:webHidden/>
            <w:sz w:val="22"/>
            <w:szCs w:val="22"/>
          </w:rPr>
          <w:fldChar w:fldCharType="end"/>
        </w:r>
      </w:hyperlink>
    </w:p>
    <w:p w14:paraId="10C75969" w14:textId="18E824B5" w:rsidR="00573AFD" w:rsidRPr="00643AD1" w:rsidRDefault="00573AFD" w:rsidP="00643AD1">
      <w:pPr>
        <w:pStyle w:val="TOC2"/>
        <w:rPr>
          <w:rFonts w:cstheme="minorBidi"/>
          <w:sz w:val="22"/>
          <w:szCs w:val="22"/>
        </w:rPr>
      </w:pPr>
      <w:hyperlink w:anchor="_Toc101893200" w:history="1">
        <w:r w:rsidRPr="00643AD1">
          <w:rPr>
            <w:rStyle w:val="Hyperlink"/>
            <w:sz w:val="22"/>
            <w:szCs w:val="22"/>
          </w:rPr>
          <w:t>7.2.</w:t>
        </w:r>
        <w:r w:rsidRPr="00643AD1">
          <w:rPr>
            <w:rFonts w:cstheme="minorBidi"/>
            <w:sz w:val="22"/>
            <w:szCs w:val="22"/>
          </w:rPr>
          <w:tab/>
        </w:r>
        <w:r w:rsidRPr="00643AD1">
          <w:rPr>
            <w:rStyle w:val="Hyperlink"/>
            <w:sz w:val="22"/>
            <w:szCs w:val="22"/>
          </w:rPr>
          <w:t>Overall DB design (ER)</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_Toc101893200 \h </w:instrText>
        </w:r>
        <w:r w:rsidRPr="00643AD1">
          <w:rPr>
            <w:webHidden/>
            <w:sz w:val="22"/>
            <w:szCs w:val="22"/>
          </w:rPr>
        </w:r>
        <w:r w:rsidRPr="00643AD1">
          <w:rPr>
            <w:webHidden/>
            <w:sz w:val="22"/>
            <w:szCs w:val="22"/>
          </w:rPr>
          <w:fldChar w:fldCharType="separate"/>
        </w:r>
        <w:r w:rsidR="00FA2962">
          <w:rPr>
            <w:webHidden/>
            <w:sz w:val="22"/>
            <w:szCs w:val="22"/>
          </w:rPr>
          <w:t>10</w:t>
        </w:r>
        <w:r w:rsidRPr="00643AD1">
          <w:rPr>
            <w:webHidden/>
            <w:sz w:val="22"/>
            <w:szCs w:val="22"/>
          </w:rPr>
          <w:fldChar w:fldCharType="end"/>
        </w:r>
      </w:hyperlink>
    </w:p>
    <w:p w14:paraId="4ABDC1EC" w14:textId="2F24CF31" w:rsidR="00573AFD" w:rsidRPr="00643AD1" w:rsidRDefault="00573AFD" w:rsidP="00643AD1">
      <w:pPr>
        <w:pStyle w:val="TOC2"/>
        <w:rPr>
          <w:rFonts w:cstheme="minorBidi"/>
          <w:sz w:val="22"/>
          <w:szCs w:val="22"/>
        </w:rPr>
      </w:pPr>
      <w:hyperlink w:anchor="_Toc101893201" w:history="1">
        <w:r w:rsidRPr="00643AD1">
          <w:rPr>
            <w:rStyle w:val="Hyperlink"/>
            <w:sz w:val="22"/>
            <w:szCs w:val="22"/>
          </w:rPr>
          <w:t>7.3.</w:t>
        </w:r>
        <w:r w:rsidRPr="00643AD1">
          <w:rPr>
            <w:rFonts w:cstheme="minorBidi"/>
            <w:sz w:val="22"/>
            <w:szCs w:val="22"/>
          </w:rPr>
          <w:tab/>
        </w:r>
        <w:r w:rsidRPr="00643AD1">
          <w:rPr>
            <w:rStyle w:val="Hyperlink"/>
            <w:sz w:val="22"/>
            <w:szCs w:val="22"/>
          </w:rPr>
          <w:t>Activity diagrams</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_Toc101893201 \h </w:instrText>
        </w:r>
        <w:r w:rsidRPr="00643AD1">
          <w:rPr>
            <w:webHidden/>
            <w:sz w:val="22"/>
            <w:szCs w:val="22"/>
          </w:rPr>
        </w:r>
        <w:r w:rsidRPr="00643AD1">
          <w:rPr>
            <w:webHidden/>
            <w:sz w:val="22"/>
            <w:szCs w:val="22"/>
          </w:rPr>
          <w:fldChar w:fldCharType="separate"/>
        </w:r>
        <w:r w:rsidR="00FA2962">
          <w:rPr>
            <w:webHidden/>
            <w:sz w:val="22"/>
            <w:szCs w:val="22"/>
          </w:rPr>
          <w:t>11</w:t>
        </w:r>
        <w:r w:rsidRPr="00643AD1">
          <w:rPr>
            <w:webHidden/>
            <w:sz w:val="22"/>
            <w:szCs w:val="22"/>
          </w:rPr>
          <w:fldChar w:fldCharType="end"/>
        </w:r>
      </w:hyperlink>
    </w:p>
    <w:p w14:paraId="6CC55E16" w14:textId="11F0BF76" w:rsidR="00573AFD" w:rsidRDefault="00573AFD">
      <w:pPr>
        <w:pStyle w:val="TOC1"/>
        <w:rPr>
          <w:rFonts w:asciiTheme="minorHAnsi" w:hAnsiTheme="minorHAnsi" w:cstheme="minorBidi"/>
          <w:b w:val="0"/>
          <w:bCs w:val="0"/>
          <w:noProof/>
          <w:sz w:val="22"/>
          <w:szCs w:val="22"/>
        </w:rPr>
      </w:pPr>
      <w:hyperlink w:anchor="_Toc101893202" w:history="1">
        <w:r w:rsidRPr="00CB3483">
          <w:rPr>
            <w:rStyle w:val="Hyperlink"/>
            <w:noProof/>
          </w:rPr>
          <w:t>8.1.</w:t>
        </w:r>
        <w:r>
          <w:rPr>
            <w:rFonts w:asciiTheme="minorHAnsi" w:hAnsiTheme="minorHAnsi" w:cstheme="minorBidi"/>
            <w:b w:val="0"/>
            <w:bCs w:val="0"/>
            <w:noProof/>
            <w:sz w:val="22"/>
            <w:szCs w:val="22"/>
          </w:rPr>
          <w:tab/>
        </w:r>
        <w:r w:rsidRPr="00CB3483">
          <w:rPr>
            <w:rStyle w:val="Hyperlink"/>
            <w:noProof/>
          </w:rPr>
          <w:t>Individual Sections – IT20278380 – User Management</w:t>
        </w:r>
        <w:r>
          <w:rPr>
            <w:noProof/>
            <w:webHidden/>
          </w:rPr>
          <w:tab/>
        </w:r>
        <w:r>
          <w:rPr>
            <w:noProof/>
            <w:webHidden/>
          </w:rPr>
          <w:fldChar w:fldCharType="begin"/>
        </w:r>
        <w:r>
          <w:rPr>
            <w:noProof/>
            <w:webHidden/>
          </w:rPr>
          <w:instrText xml:space="preserve"> PAGEREF _Toc101893202 \h </w:instrText>
        </w:r>
        <w:r>
          <w:rPr>
            <w:noProof/>
            <w:webHidden/>
          </w:rPr>
        </w:r>
        <w:r>
          <w:rPr>
            <w:noProof/>
            <w:webHidden/>
          </w:rPr>
          <w:fldChar w:fldCharType="separate"/>
        </w:r>
        <w:r w:rsidR="00FA2962">
          <w:rPr>
            <w:noProof/>
            <w:webHidden/>
          </w:rPr>
          <w:t>12</w:t>
        </w:r>
        <w:r>
          <w:rPr>
            <w:noProof/>
            <w:webHidden/>
          </w:rPr>
          <w:fldChar w:fldCharType="end"/>
        </w:r>
      </w:hyperlink>
    </w:p>
    <w:p w14:paraId="6AB76CA6" w14:textId="4C8D4912" w:rsidR="00573AFD" w:rsidRPr="0042503A" w:rsidRDefault="00573AFD" w:rsidP="00643AD1">
      <w:pPr>
        <w:pStyle w:val="TOC2"/>
        <w:rPr>
          <w:rFonts w:cstheme="minorBidi"/>
        </w:rPr>
      </w:pPr>
      <w:hyperlink w:anchor="_Toc101893203" w:history="1">
        <w:r w:rsidRPr="0042503A">
          <w:rPr>
            <w:rStyle w:val="Hyperlink"/>
            <w:sz w:val="22"/>
            <w:szCs w:val="22"/>
          </w:rPr>
          <w:t>8.1.1.</w:t>
        </w:r>
        <w:r w:rsidRPr="0042503A">
          <w:rPr>
            <w:rFonts w:cstheme="minorBidi"/>
          </w:rPr>
          <w:tab/>
        </w:r>
        <w:r w:rsidRPr="0042503A">
          <w:rPr>
            <w:rStyle w:val="Hyperlink"/>
            <w:sz w:val="22"/>
            <w:szCs w:val="22"/>
          </w:rPr>
          <w:t>Service design</w:t>
        </w:r>
        <w:r w:rsidRPr="0042503A">
          <w:rPr>
            <w:webHidden/>
          </w:rPr>
          <w:tab/>
        </w:r>
        <w:r w:rsidRPr="0042503A">
          <w:rPr>
            <w:webHidden/>
          </w:rPr>
          <w:fldChar w:fldCharType="begin"/>
        </w:r>
        <w:r w:rsidRPr="0042503A">
          <w:rPr>
            <w:webHidden/>
          </w:rPr>
          <w:instrText xml:space="preserve"> PAGEREF _Toc101893203 \h </w:instrText>
        </w:r>
        <w:r w:rsidRPr="0042503A">
          <w:rPr>
            <w:webHidden/>
          </w:rPr>
        </w:r>
        <w:r w:rsidRPr="0042503A">
          <w:rPr>
            <w:webHidden/>
          </w:rPr>
          <w:fldChar w:fldCharType="separate"/>
        </w:r>
        <w:r w:rsidR="00FA2962">
          <w:rPr>
            <w:webHidden/>
          </w:rPr>
          <w:t>12</w:t>
        </w:r>
        <w:r w:rsidRPr="0042503A">
          <w:rPr>
            <w:webHidden/>
          </w:rPr>
          <w:fldChar w:fldCharType="end"/>
        </w:r>
      </w:hyperlink>
    </w:p>
    <w:p w14:paraId="19D0037C" w14:textId="1F960553" w:rsidR="00573AFD" w:rsidRPr="0042503A" w:rsidRDefault="00573AFD" w:rsidP="00643AD1">
      <w:pPr>
        <w:pStyle w:val="TOC3"/>
        <w:rPr>
          <w:rFonts w:asciiTheme="minorHAnsi" w:hAnsiTheme="minorHAnsi" w:cstheme="minorBidi"/>
        </w:rPr>
      </w:pPr>
      <w:hyperlink w:anchor="_Toc101893204" w:history="1">
        <w:r w:rsidRPr="0042503A">
          <w:rPr>
            <w:rStyle w:val="Hyperlink"/>
          </w:rPr>
          <w:t>8.1.1.1.</w:t>
        </w:r>
        <w:r w:rsidRPr="0042503A">
          <w:rPr>
            <w:rFonts w:asciiTheme="minorHAnsi" w:hAnsiTheme="minorHAnsi" w:cstheme="minorBidi"/>
          </w:rPr>
          <w:tab/>
        </w:r>
        <w:r w:rsidRPr="0042503A">
          <w:rPr>
            <w:rStyle w:val="Hyperlink"/>
          </w:rPr>
          <w:t>API Of the Service</w:t>
        </w:r>
        <w:r w:rsidRPr="0042503A">
          <w:rPr>
            <w:webHidden/>
          </w:rPr>
          <w:tab/>
        </w:r>
        <w:r w:rsidRPr="0042503A">
          <w:rPr>
            <w:webHidden/>
          </w:rPr>
          <w:fldChar w:fldCharType="begin"/>
        </w:r>
        <w:r w:rsidRPr="0042503A">
          <w:rPr>
            <w:webHidden/>
          </w:rPr>
          <w:instrText xml:space="preserve"> PAGEREF _Toc101893204 \h </w:instrText>
        </w:r>
        <w:r w:rsidRPr="0042503A">
          <w:rPr>
            <w:webHidden/>
          </w:rPr>
        </w:r>
        <w:r w:rsidRPr="0042503A">
          <w:rPr>
            <w:webHidden/>
          </w:rPr>
          <w:fldChar w:fldCharType="separate"/>
        </w:r>
        <w:r w:rsidR="00FA2962">
          <w:rPr>
            <w:webHidden/>
          </w:rPr>
          <w:t>12</w:t>
        </w:r>
        <w:r w:rsidRPr="0042503A">
          <w:rPr>
            <w:webHidden/>
          </w:rPr>
          <w:fldChar w:fldCharType="end"/>
        </w:r>
      </w:hyperlink>
    </w:p>
    <w:p w14:paraId="5C226418" w14:textId="7CC79E8C" w:rsidR="00573AFD" w:rsidRPr="0042503A" w:rsidRDefault="00573AFD" w:rsidP="00643AD1">
      <w:pPr>
        <w:pStyle w:val="TOC3"/>
        <w:rPr>
          <w:rFonts w:asciiTheme="minorHAnsi" w:hAnsiTheme="minorHAnsi" w:cstheme="minorBidi"/>
        </w:rPr>
      </w:pPr>
      <w:hyperlink w:anchor="_Toc101893205" w:history="1">
        <w:r w:rsidRPr="0042503A">
          <w:rPr>
            <w:rStyle w:val="Hyperlink"/>
          </w:rPr>
          <w:t>8.1.1.2.</w:t>
        </w:r>
        <w:r w:rsidRPr="0042503A">
          <w:rPr>
            <w:rFonts w:asciiTheme="minorHAnsi" w:hAnsiTheme="minorHAnsi" w:cstheme="minorBidi"/>
          </w:rPr>
          <w:tab/>
        </w:r>
        <w:r w:rsidRPr="0042503A">
          <w:rPr>
            <w:rStyle w:val="Hyperlink"/>
          </w:rPr>
          <w:t>Internal logic (Activity Diagram/ Flow Chart/ Class Diagram)</w:t>
        </w:r>
        <w:r w:rsidRPr="0042503A">
          <w:rPr>
            <w:webHidden/>
          </w:rPr>
          <w:tab/>
        </w:r>
        <w:r w:rsidRPr="0042503A">
          <w:rPr>
            <w:webHidden/>
          </w:rPr>
          <w:fldChar w:fldCharType="begin"/>
        </w:r>
        <w:r w:rsidRPr="0042503A">
          <w:rPr>
            <w:webHidden/>
          </w:rPr>
          <w:instrText xml:space="preserve"> PAGEREF _Toc101893205 \h </w:instrText>
        </w:r>
        <w:r w:rsidRPr="0042503A">
          <w:rPr>
            <w:webHidden/>
          </w:rPr>
        </w:r>
        <w:r w:rsidRPr="0042503A">
          <w:rPr>
            <w:webHidden/>
          </w:rPr>
          <w:fldChar w:fldCharType="separate"/>
        </w:r>
        <w:r w:rsidR="00FA2962">
          <w:rPr>
            <w:webHidden/>
          </w:rPr>
          <w:t>13</w:t>
        </w:r>
        <w:r w:rsidRPr="0042503A">
          <w:rPr>
            <w:webHidden/>
          </w:rPr>
          <w:fldChar w:fldCharType="end"/>
        </w:r>
      </w:hyperlink>
    </w:p>
    <w:p w14:paraId="2E66C177" w14:textId="3ADF8203" w:rsidR="00573AFD" w:rsidRPr="0042503A" w:rsidRDefault="00573AFD" w:rsidP="00643AD1">
      <w:pPr>
        <w:pStyle w:val="TOC3"/>
        <w:rPr>
          <w:rFonts w:asciiTheme="minorHAnsi" w:hAnsiTheme="minorHAnsi" w:cstheme="minorBidi"/>
        </w:rPr>
      </w:pPr>
      <w:hyperlink w:anchor="_Toc101893206" w:history="1">
        <w:r w:rsidRPr="0042503A">
          <w:rPr>
            <w:rStyle w:val="Hyperlink"/>
          </w:rPr>
          <w:t>8.1.1.3.</w:t>
        </w:r>
        <w:r w:rsidRPr="0042503A">
          <w:rPr>
            <w:rFonts w:asciiTheme="minorHAnsi" w:hAnsiTheme="minorHAnsi" w:cstheme="minorBidi"/>
          </w:rPr>
          <w:tab/>
        </w:r>
        <w:r w:rsidRPr="0042503A">
          <w:rPr>
            <w:rStyle w:val="Hyperlink"/>
          </w:rPr>
          <w:t>Database for the service (ER)</w:t>
        </w:r>
        <w:r w:rsidRPr="0042503A">
          <w:rPr>
            <w:webHidden/>
          </w:rPr>
          <w:tab/>
        </w:r>
        <w:r w:rsidRPr="0042503A">
          <w:rPr>
            <w:webHidden/>
          </w:rPr>
          <w:fldChar w:fldCharType="begin"/>
        </w:r>
        <w:r w:rsidRPr="0042503A">
          <w:rPr>
            <w:webHidden/>
          </w:rPr>
          <w:instrText xml:space="preserve"> PAGEREF _Toc101893206 \h </w:instrText>
        </w:r>
        <w:r w:rsidRPr="0042503A">
          <w:rPr>
            <w:webHidden/>
          </w:rPr>
        </w:r>
        <w:r w:rsidRPr="0042503A">
          <w:rPr>
            <w:webHidden/>
          </w:rPr>
          <w:fldChar w:fldCharType="separate"/>
        </w:r>
        <w:r w:rsidR="00FA2962">
          <w:rPr>
            <w:webHidden/>
          </w:rPr>
          <w:t>14</w:t>
        </w:r>
        <w:r w:rsidRPr="0042503A">
          <w:rPr>
            <w:webHidden/>
          </w:rPr>
          <w:fldChar w:fldCharType="end"/>
        </w:r>
      </w:hyperlink>
    </w:p>
    <w:p w14:paraId="3718B66B" w14:textId="1EFB75B8" w:rsidR="00573AFD" w:rsidRPr="0042503A" w:rsidRDefault="00573AFD" w:rsidP="00643AD1">
      <w:pPr>
        <w:pStyle w:val="TOC2"/>
        <w:rPr>
          <w:rFonts w:cstheme="minorBidi"/>
        </w:rPr>
      </w:pPr>
      <w:hyperlink w:anchor="_Toc101893207" w:history="1">
        <w:r w:rsidRPr="0042503A">
          <w:rPr>
            <w:rStyle w:val="Hyperlink"/>
            <w:sz w:val="22"/>
            <w:szCs w:val="22"/>
          </w:rPr>
          <w:t>8.1.2.</w:t>
        </w:r>
        <w:r w:rsidRPr="0042503A">
          <w:rPr>
            <w:rFonts w:cstheme="minorBidi"/>
          </w:rPr>
          <w:tab/>
        </w:r>
        <w:r w:rsidRPr="0042503A">
          <w:rPr>
            <w:rStyle w:val="Hyperlink"/>
            <w:sz w:val="22"/>
            <w:szCs w:val="22"/>
          </w:rPr>
          <w:t>Service development and testing.</w:t>
        </w:r>
        <w:r w:rsidRPr="0042503A">
          <w:rPr>
            <w:webHidden/>
          </w:rPr>
          <w:tab/>
        </w:r>
        <w:r w:rsidRPr="0042503A">
          <w:rPr>
            <w:webHidden/>
          </w:rPr>
          <w:fldChar w:fldCharType="begin"/>
        </w:r>
        <w:r w:rsidRPr="0042503A">
          <w:rPr>
            <w:webHidden/>
          </w:rPr>
          <w:instrText xml:space="preserve"> PAGEREF _Toc101893207 \h </w:instrText>
        </w:r>
        <w:r w:rsidRPr="0042503A">
          <w:rPr>
            <w:webHidden/>
          </w:rPr>
        </w:r>
        <w:r w:rsidRPr="0042503A">
          <w:rPr>
            <w:webHidden/>
          </w:rPr>
          <w:fldChar w:fldCharType="separate"/>
        </w:r>
        <w:r w:rsidR="00FA2962">
          <w:rPr>
            <w:webHidden/>
          </w:rPr>
          <w:t>15</w:t>
        </w:r>
        <w:r w:rsidRPr="0042503A">
          <w:rPr>
            <w:webHidden/>
          </w:rPr>
          <w:fldChar w:fldCharType="end"/>
        </w:r>
      </w:hyperlink>
    </w:p>
    <w:p w14:paraId="4A1AE596" w14:textId="380539EB" w:rsidR="00573AFD" w:rsidRPr="0042503A" w:rsidRDefault="00573AFD" w:rsidP="00643AD1">
      <w:pPr>
        <w:pStyle w:val="TOC3"/>
        <w:rPr>
          <w:rFonts w:asciiTheme="minorHAnsi" w:hAnsiTheme="minorHAnsi" w:cstheme="minorBidi"/>
        </w:rPr>
      </w:pPr>
      <w:hyperlink w:anchor="_Toc101893208" w:history="1">
        <w:r w:rsidRPr="0042503A">
          <w:rPr>
            <w:rStyle w:val="Hyperlink"/>
          </w:rPr>
          <w:t>8.1.2.1.</w:t>
        </w:r>
        <w:r w:rsidRPr="0042503A">
          <w:rPr>
            <w:rFonts w:asciiTheme="minorHAnsi" w:hAnsiTheme="minorHAnsi" w:cstheme="minorBidi"/>
          </w:rPr>
          <w:tab/>
        </w:r>
        <w:r w:rsidRPr="0042503A">
          <w:rPr>
            <w:rStyle w:val="Hyperlink"/>
          </w:rPr>
          <w:t>Tools used</w:t>
        </w:r>
        <w:r w:rsidRPr="0042503A">
          <w:rPr>
            <w:webHidden/>
          </w:rPr>
          <w:tab/>
        </w:r>
        <w:r w:rsidRPr="0042503A">
          <w:rPr>
            <w:webHidden/>
          </w:rPr>
          <w:fldChar w:fldCharType="begin"/>
        </w:r>
        <w:r w:rsidRPr="0042503A">
          <w:rPr>
            <w:webHidden/>
          </w:rPr>
          <w:instrText xml:space="preserve"> PAGEREF _Toc101893208 \h </w:instrText>
        </w:r>
        <w:r w:rsidRPr="0042503A">
          <w:rPr>
            <w:webHidden/>
          </w:rPr>
        </w:r>
        <w:r w:rsidRPr="0042503A">
          <w:rPr>
            <w:webHidden/>
          </w:rPr>
          <w:fldChar w:fldCharType="separate"/>
        </w:r>
        <w:r w:rsidR="00FA2962">
          <w:rPr>
            <w:webHidden/>
          </w:rPr>
          <w:t>15</w:t>
        </w:r>
        <w:r w:rsidRPr="0042503A">
          <w:rPr>
            <w:webHidden/>
          </w:rPr>
          <w:fldChar w:fldCharType="end"/>
        </w:r>
      </w:hyperlink>
    </w:p>
    <w:p w14:paraId="04E6869C" w14:textId="79C493DE" w:rsidR="00573AFD" w:rsidRPr="0042503A" w:rsidRDefault="00573AFD" w:rsidP="00643AD1">
      <w:pPr>
        <w:pStyle w:val="TOC3"/>
        <w:rPr>
          <w:rFonts w:asciiTheme="minorHAnsi" w:hAnsiTheme="minorHAnsi" w:cstheme="minorBidi"/>
        </w:rPr>
      </w:pPr>
      <w:hyperlink w:anchor="_Toc101893209" w:history="1">
        <w:r w:rsidRPr="0042503A">
          <w:rPr>
            <w:rStyle w:val="Hyperlink"/>
          </w:rPr>
          <w:t>8.1.2.2.</w:t>
        </w:r>
        <w:r w:rsidRPr="0042503A">
          <w:rPr>
            <w:rFonts w:asciiTheme="minorHAnsi" w:hAnsiTheme="minorHAnsi" w:cstheme="minorBidi"/>
          </w:rPr>
          <w:tab/>
        </w:r>
        <w:r w:rsidRPr="0042503A">
          <w:rPr>
            <w:rStyle w:val="Hyperlink"/>
          </w:rPr>
          <w:t>Testing Methodology and Results.</w:t>
        </w:r>
        <w:r w:rsidRPr="0042503A">
          <w:rPr>
            <w:webHidden/>
          </w:rPr>
          <w:tab/>
        </w:r>
        <w:r w:rsidRPr="0042503A">
          <w:rPr>
            <w:webHidden/>
          </w:rPr>
          <w:fldChar w:fldCharType="begin"/>
        </w:r>
        <w:r w:rsidRPr="0042503A">
          <w:rPr>
            <w:webHidden/>
          </w:rPr>
          <w:instrText xml:space="preserve"> PAGEREF _Toc101893209 \h </w:instrText>
        </w:r>
        <w:r w:rsidRPr="0042503A">
          <w:rPr>
            <w:webHidden/>
          </w:rPr>
        </w:r>
        <w:r w:rsidRPr="0042503A">
          <w:rPr>
            <w:webHidden/>
          </w:rPr>
          <w:fldChar w:fldCharType="separate"/>
        </w:r>
        <w:r w:rsidR="00FA2962">
          <w:rPr>
            <w:webHidden/>
          </w:rPr>
          <w:t>15</w:t>
        </w:r>
        <w:r w:rsidRPr="0042503A">
          <w:rPr>
            <w:webHidden/>
          </w:rPr>
          <w:fldChar w:fldCharType="end"/>
        </w:r>
      </w:hyperlink>
    </w:p>
    <w:p w14:paraId="1AC6BD5B" w14:textId="40630DD8" w:rsidR="00573AFD" w:rsidRPr="0042503A" w:rsidRDefault="00573AFD" w:rsidP="00643AD1">
      <w:pPr>
        <w:pStyle w:val="TOC2"/>
        <w:rPr>
          <w:rFonts w:cstheme="minorBidi"/>
        </w:rPr>
      </w:pPr>
      <w:hyperlink w:anchor="_Toc101893210" w:history="1">
        <w:r w:rsidRPr="0042503A">
          <w:rPr>
            <w:rStyle w:val="Hyperlink"/>
            <w:sz w:val="22"/>
            <w:szCs w:val="22"/>
          </w:rPr>
          <w:t>8.1.3.</w:t>
        </w:r>
        <w:r w:rsidRPr="0042503A">
          <w:rPr>
            <w:rFonts w:cstheme="minorBidi"/>
          </w:rPr>
          <w:tab/>
        </w:r>
        <w:r w:rsidRPr="0042503A">
          <w:rPr>
            <w:rStyle w:val="Hyperlink"/>
            <w:sz w:val="22"/>
            <w:szCs w:val="22"/>
          </w:rPr>
          <w:t>Assumptions and any other details</w:t>
        </w:r>
        <w:r w:rsidRPr="0042503A">
          <w:rPr>
            <w:webHidden/>
          </w:rPr>
          <w:tab/>
        </w:r>
        <w:r w:rsidRPr="0042503A">
          <w:rPr>
            <w:webHidden/>
          </w:rPr>
          <w:fldChar w:fldCharType="begin"/>
        </w:r>
        <w:r w:rsidRPr="0042503A">
          <w:rPr>
            <w:webHidden/>
          </w:rPr>
          <w:instrText xml:space="preserve"> PAGEREF _Toc101893210 \h </w:instrText>
        </w:r>
        <w:r w:rsidRPr="0042503A">
          <w:rPr>
            <w:webHidden/>
          </w:rPr>
        </w:r>
        <w:r w:rsidRPr="0042503A">
          <w:rPr>
            <w:webHidden/>
          </w:rPr>
          <w:fldChar w:fldCharType="separate"/>
        </w:r>
        <w:r w:rsidR="00FA2962">
          <w:rPr>
            <w:webHidden/>
          </w:rPr>
          <w:t>16</w:t>
        </w:r>
        <w:r w:rsidRPr="0042503A">
          <w:rPr>
            <w:webHidden/>
          </w:rPr>
          <w:fldChar w:fldCharType="end"/>
        </w:r>
      </w:hyperlink>
    </w:p>
    <w:p w14:paraId="555B05C1" w14:textId="11BE5AAD" w:rsidR="00573AFD" w:rsidRDefault="00573AFD">
      <w:pPr>
        <w:pStyle w:val="TOC1"/>
        <w:rPr>
          <w:rFonts w:asciiTheme="minorHAnsi" w:hAnsiTheme="minorHAnsi" w:cstheme="minorBidi"/>
          <w:b w:val="0"/>
          <w:bCs w:val="0"/>
          <w:noProof/>
          <w:sz w:val="22"/>
          <w:szCs w:val="22"/>
        </w:rPr>
      </w:pPr>
      <w:hyperlink w:anchor="_Toc101893211" w:history="1">
        <w:r w:rsidRPr="00CB3483">
          <w:rPr>
            <w:rStyle w:val="Hyperlink"/>
            <w:noProof/>
          </w:rPr>
          <w:t>8.2.</w:t>
        </w:r>
        <w:r>
          <w:rPr>
            <w:rFonts w:asciiTheme="minorHAnsi" w:hAnsiTheme="minorHAnsi" w:cstheme="minorBidi"/>
            <w:b w:val="0"/>
            <w:bCs w:val="0"/>
            <w:noProof/>
            <w:sz w:val="22"/>
            <w:szCs w:val="22"/>
          </w:rPr>
          <w:tab/>
        </w:r>
        <w:r w:rsidRPr="00CB3483">
          <w:rPr>
            <w:rStyle w:val="Hyperlink"/>
            <w:noProof/>
          </w:rPr>
          <w:t>Individual Sections – IT20276232 – User Assign and Power Pant Management</w:t>
        </w:r>
        <w:r>
          <w:rPr>
            <w:noProof/>
            <w:webHidden/>
          </w:rPr>
          <w:tab/>
        </w:r>
        <w:r>
          <w:rPr>
            <w:noProof/>
            <w:webHidden/>
          </w:rPr>
          <w:fldChar w:fldCharType="begin"/>
        </w:r>
        <w:r>
          <w:rPr>
            <w:noProof/>
            <w:webHidden/>
          </w:rPr>
          <w:instrText xml:space="preserve"> PAGEREF _Toc101893211 \h </w:instrText>
        </w:r>
        <w:r>
          <w:rPr>
            <w:noProof/>
            <w:webHidden/>
          </w:rPr>
        </w:r>
        <w:r>
          <w:rPr>
            <w:noProof/>
            <w:webHidden/>
          </w:rPr>
          <w:fldChar w:fldCharType="separate"/>
        </w:r>
        <w:r w:rsidR="00FA2962">
          <w:rPr>
            <w:noProof/>
            <w:webHidden/>
          </w:rPr>
          <w:t>17</w:t>
        </w:r>
        <w:r>
          <w:rPr>
            <w:noProof/>
            <w:webHidden/>
          </w:rPr>
          <w:fldChar w:fldCharType="end"/>
        </w:r>
      </w:hyperlink>
    </w:p>
    <w:p w14:paraId="1FF891B6" w14:textId="5309D1D4" w:rsidR="00573AFD" w:rsidRPr="0042503A" w:rsidRDefault="00573AFD" w:rsidP="00643AD1">
      <w:pPr>
        <w:pStyle w:val="TOC2"/>
        <w:rPr>
          <w:rFonts w:cstheme="minorBidi"/>
        </w:rPr>
      </w:pPr>
      <w:hyperlink w:anchor="_Toc101893212" w:history="1">
        <w:r w:rsidRPr="0042503A">
          <w:rPr>
            <w:rStyle w:val="Hyperlink"/>
            <w:sz w:val="22"/>
            <w:szCs w:val="22"/>
          </w:rPr>
          <w:t>8.2.1.</w:t>
        </w:r>
        <w:r w:rsidRPr="0042503A">
          <w:rPr>
            <w:rFonts w:cstheme="minorBidi"/>
          </w:rPr>
          <w:tab/>
        </w:r>
        <w:r w:rsidRPr="0042503A">
          <w:rPr>
            <w:rStyle w:val="Hyperlink"/>
            <w:sz w:val="22"/>
            <w:szCs w:val="22"/>
          </w:rPr>
          <w:t>Service design</w:t>
        </w:r>
        <w:r w:rsidRPr="0042503A">
          <w:rPr>
            <w:webHidden/>
          </w:rPr>
          <w:tab/>
        </w:r>
        <w:r w:rsidRPr="0042503A">
          <w:rPr>
            <w:webHidden/>
          </w:rPr>
          <w:fldChar w:fldCharType="begin"/>
        </w:r>
        <w:r w:rsidRPr="0042503A">
          <w:rPr>
            <w:webHidden/>
          </w:rPr>
          <w:instrText xml:space="preserve"> PAGEREF _Toc101893212 \h </w:instrText>
        </w:r>
        <w:r w:rsidRPr="0042503A">
          <w:rPr>
            <w:webHidden/>
          </w:rPr>
        </w:r>
        <w:r w:rsidRPr="0042503A">
          <w:rPr>
            <w:webHidden/>
          </w:rPr>
          <w:fldChar w:fldCharType="separate"/>
        </w:r>
        <w:r w:rsidR="00FA2962">
          <w:rPr>
            <w:webHidden/>
          </w:rPr>
          <w:t>17</w:t>
        </w:r>
        <w:r w:rsidRPr="0042503A">
          <w:rPr>
            <w:webHidden/>
          </w:rPr>
          <w:fldChar w:fldCharType="end"/>
        </w:r>
      </w:hyperlink>
    </w:p>
    <w:p w14:paraId="1DFAA95E" w14:textId="7D20A7F9" w:rsidR="00573AFD" w:rsidRPr="0042503A" w:rsidRDefault="00573AFD" w:rsidP="00643AD1">
      <w:pPr>
        <w:pStyle w:val="TOC3"/>
        <w:rPr>
          <w:rFonts w:asciiTheme="minorHAnsi" w:hAnsiTheme="minorHAnsi" w:cstheme="minorBidi"/>
        </w:rPr>
      </w:pPr>
      <w:hyperlink w:anchor="_Toc101893213" w:history="1">
        <w:r w:rsidRPr="0042503A">
          <w:rPr>
            <w:rStyle w:val="Hyperlink"/>
          </w:rPr>
          <w:t>8.2.1.1.</w:t>
        </w:r>
        <w:r w:rsidRPr="0042503A">
          <w:rPr>
            <w:rFonts w:asciiTheme="minorHAnsi" w:hAnsiTheme="minorHAnsi" w:cstheme="minorBidi"/>
          </w:rPr>
          <w:tab/>
        </w:r>
        <w:r w:rsidRPr="0042503A">
          <w:rPr>
            <w:rStyle w:val="Hyperlink"/>
          </w:rPr>
          <w:t>API Of the Service</w:t>
        </w:r>
        <w:r w:rsidRPr="0042503A">
          <w:rPr>
            <w:webHidden/>
          </w:rPr>
          <w:tab/>
        </w:r>
        <w:r w:rsidRPr="0042503A">
          <w:rPr>
            <w:webHidden/>
          </w:rPr>
          <w:fldChar w:fldCharType="begin"/>
        </w:r>
        <w:r w:rsidRPr="0042503A">
          <w:rPr>
            <w:webHidden/>
          </w:rPr>
          <w:instrText xml:space="preserve"> PAGEREF _Toc101893213 \h </w:instrText>
        </w:r>
        <w:r w:rsidRPr="0042503A">
          <w:rPr>
            <w:webHidden/>
          </w:rPr>
        </w:r>
        <w:r w:rsidRPr="0042503A">
          <w:rPr>
            <w:webHidden/>
          </w:rPr>
          <w:fldChar w:fldCharType="separate"/>
        </w:r>
        <w:r w:rsidR="00FA2962">
          <w:rPr>
            <w:webHidden/>
          </w:rPr>
          <w:t>17</w:t>
        </w:r>
        <w:r w:rsidRPr="0042503A">
          <w:rPr>
            <w:webHidden/>
          </w:rPr>
          <w:fldChar w:fldCharType="end"/>
        </w:r>
      </w:hyperlink>
    </w:p>
    <w:p w14:paraId="3440421B" w14:textId="6846A809" w:rsidR="00573AFD" w:rsidRPr="0042503A" w:rsidRDefault="00573AFD" w:rsidP="00643AD1">
      <w:pPr>
        <w:pStyle w:val="TOC3"/>
        <w:rPr>
          <w:rFonts w:asciiTheme="minorHAnsi" w:hAnsiTheme="minorHAnsi" w:cstheme="minorBidi"/>
        </w:rPr>
      </w:pPr>
      <w:hyperlink w:anchor="_Toc101893214" w:history="1">
        <w:r w:rsidRPr="0042503A">
          <w:rPr>
            <w:rStyle w:val="Hyperlink"/>
          </w:rPr>
          <w:t>8.2.1.2.</w:t>
        </w:r>
        <w:r w:rsidRPr="0042503A">
          <w:rPr>
            <w:rFonts w:asciiTheme="minorHAnsi" w:hAnsiTheme="minorHAnsi" w:cstheme="minorBidi"/>
          </w:rPr>
          <w:tab/>
        </w:r>
        <w:r w:rsidRPr="0042503A">
          <w:rPr>
            <w:rStyle w:val="Hyperlink"/>
          </w:rPr>
          <w:t>Internal logic (Activity Diagram/ Flow Chart/ Class Diagram)</w:t>
        </w:r>
        <w:r w:rsidRPr="0042503A">
          <w:rPr>
            <w:webHidden/>
          </w:rPr>
          <w:tab/>
        </w:r>
        <w:r w:rsidRPr="0042503A">
          <w:rPr>
            <w:webHidden/>
          </w:rPr>
          <w:fldChar w:fldCharType="begin"/>
        </w:r>
        <w:r w:rsidRPr="0042503A">
          <w:rPr>
            <w:webHidden/>
          </w:rPr>
          <w:instrText xml:space="preserve"> PAGEREF _Toc101893214 \h </w:instrText>
        </w:r>
        <w:r w:rsidRPr="0042503A">
          <w:rPr>
            <w:webHidden/>
          </w:rPr>
        </w:r>
        <w:r w:rsidRPr="0042503A">
          <w:rPr>
            <w:webHidden/>
          </w:rPr>
          <w:fldChar w:fldCharType="separate"/>
        </w:r>
        <w:r w:rsidR="00FA2962">
          <w:rPr>
            <w:webHidden/>
          </w:rPr>
          <w:t>18</w:t>
        </w:r>
        <w:r w:rsidRPr="0042503A">
          <w:rPr>
            <w:webHidden/>
          </w:rPr>
          <w:fldChar w:fldCharType="end"/>
        </w:r>
      </w:hyperlink>
    </w:p>
    <w:p w14:paraId="2034E02D" w14:textId="720A50C1" w:rsidR="00573AFD" w:rsidRPr="0042503A" w:rsidRDefault="00573AFD" w:rsidP="00643AD1">
      <w:pPr>
        <w:pStyle w:val="TOC3"/>
        <w:rPr>
          <w:rFonts w:asciiTheme="minorHAnsi" w:hAnsiTheme="minorHAnsi" w:cstheme="minorBidi"/>
        </w:rPr>
      </w:pPr>
      <w:hyperlink w:anchor="_Toc101893215" w:history="1">
        <w:r w:rsidRPr="0042503A">
          <w:rPr>
            <w:rStyle w:val="Hyperlink"/>
          </w:rPr>
          <w:t>8.2.1.3.</w:t>
        </w:r>
        <w:r w:rsidRPr="0042503A">
          <w:rPr>
            <w:rFonts w:asciiTheme="minorHAnsi" w:hAnsiTheme="minorHAnsi" w:cstheme="minorBidi"/>
          </w:rPr>
          <w:tab/>
        </w:r>
        <w:r w:rsidRPr="0042503A">
          <w:rPr>
            <w:rStyle w:val="Hyperlink"/>
          </w:rPr>
          <w:t>Database for the service (ER)</w:t>
        </w:r>
        <w:r w:rsidRPr="0042503A">
          <w:rPr>
            <w:webHidden/>
          </w:rPr>
          <w:tab/>
        </w:r>
        <w:r w:rsidRPr="0042503A">
          <w:rPr>
            <w:webHidden/>
          </w:rPr>
          <w:fldChar w:fldCharType="begin"/>
        </w:r>
        <w:r w:rsidRPr="0042503A">
          <w:rPr>
            <w:webHidden/>
          </w:rPr>
          <w:instrText xml:space="preserve"> PAGEREF _Toc101893215 \h </w:instrText>
        </w:r>
        <w:r w:rsidRPr="0042503A">
          <w:rPr>
            <w:webHidden/>
          </w:rPr>
        </w:r>
        <w:r w:rsidRPr="0042503A">
          <w:rPr>
            <w:webHidden/>
          </w:rPr>
          <w:fldChar w:fldCharType="separate"/>
        </w:r>
        <w:r w:rsidR="00FA2962">
          <w:rPr>
            <w:webHidden/>
          </w:rPr>
          <w:t>19</w:t>
        </w:r>
        <w:r w:rsidRPr="0042503A">
          <w:rPr>
            <w:webHidden/>
          </w:rPr>
          <w:fldChar w:fldCharType="end"/>
        </w:r>
      </w:hyperlink>
    </w:p>
    <w:p w14:paraId="2788D413" w14:textId="0A143AB6" w:rsidR="00573AFD" w:rsidRPr="0042503A" w:rsidRDefault="00573AFD" w:rsidP="00643AD1">
      <w:pPr>
        <w:pStyle w:val="TOC2"/>
        <w:rPr>
          <w:rFonts w:cstheme="minorBidi"/>
        </w:rPr>
      </w:pPr>
      <w:hyperlink w:anchor="_Toc101893216" w:history="1">
        <w:r w:rsidRPr="0042503A">
          <w:rPr>
            <w:rStyle w:val="Hyperlink"/>
            <w:sz w:val="22"/>
            <w:szCs w:val="22"/>
          </w:rPr>
          <w:t>8.2.2.</w:t>
        </w:r>
        <w:r w:rsidRPr="0042503A">
          <w:rPr>
            <w:rFonts w:cstheme="minorBidi"/>
          </w:rPr>
          <w:tab/>
        </w:r>
        <w:r w:rsidRPr="0042503A">
          <w:rPr>
            <w:rStyle w:val="Hyperlink"/>
            <w:sz w:val="22"/>
            <w:szCs w:val="22"/>
          </w:rPr>
          <w:t>Service development and testing.</w:t>
        </w:r>
        <w:r w:rsidRPr="0042503A">
          <w:rPr>
            <w:webHidden/>
          </w:rPr>
          <w:tab/>
        </w:r>
        <w:r w:rsidRPr="0042503A">
          <w:rPr>
            <w:webHidden/>
          </w:rPr>
          <w:fldChar w:fldCharType="begin"/>
        </w:r>
        <w:r w:rsidRPr="0042503A">
          <w:rPr>
            <w:webHidden/>
          </w:rPr>
          <w:instrText xml:space="preserve"> PAGEREF _Toc101893216 \h </w:instrText>
        </w:r>
        <w:r w:rsidRPr="0042503A">
          <w:rPr>
            <w:webHidden/>
          </w:rPr>
        </w:r>
        <w:r w:rsidRPr="0042503A">
          <w:rPr>
            <w:webHidden/>
          </w:rPr>
          <w:fldChar w:fldCharType="separate"/>
        </w:r>
        <w:r w:rsidR="00FA2962">
          <w:rPr>
            <w:webHidden/>
          </w:rPr>
          <w:t>20</w:t>
        </w:r>
        <w:r w:rsidRPr="0042503A">
          <w:rPr>
            <w:webHidden/>
          </w:rPr>
          <w:fldChar w:fldCharType="end"/>
        </w:r>
      </w:hyperlink>
    </w:p>
    <w:p w14:paraId="473C9972" w14:textId="052A8537" w:rsidR="00573AFD" w:rsidRPr="0042503A" w:rsidRDefault="00573AFD" w:rsidP="00643AD1">
      <w:pPr>
        <w:pStyle w:val="TOC3"/>
        <w:rPr>
          <w:rFonts w:asciiTheme="minorHAnsi" w:hAnsiTheme="minorHAnsi" w:cstheme="minorBidi"/>
        </w:rPr>
      </w:pPr>
      <w:hyperlink w:anchor="_Toc101893217" w:history="1">
        <w:r w:rsidRPr="0042503A">
          <w:rPr>
            <w:rStyle w:val="Hyperlink"/>
          </w:rPr>
          <w:t>8.2.2.1.</w:t>
        </w:r>
        <w:r w:rsidRPr="0042503A">
          <w:rPr>
            <w:rFonts w:asciiTheme="minorHAnsi" w:hAnsiTheme="minorHAnsi" w:cstheme="minorBidi"/>
          </w:rPr>
          <w:tab/>
        </w:r>
        <w:r w:rsidRPr="0042503A">
          <w:rPr>
            <w:rStyle w:val="Hyperlink"/>
          </w:rPr>
          <w:t>Tools used</w:t>
        </w:r>
        <w:r w:rsidRPr="0042503A">
          <w:rPr>
            <w:webHidden/>
          </w:rPr>
          <w:tab/>
        </w:r>
        <w:r w:rsidRPr="0042503A">
          <w:rPr>
            <w:webHidden/>
          </w:rPr>
          <w:fldChar w:fldCharType="begin"/>
        </w:r>
        <w:r w:rsidRPr="0042503A">
          <w:rPr>
            <w:webHidden/>
          </w:rPr>
          <w:instrText xml:space="preserve"> PAGEREF _Toc101893217 \h </w:instrText>
        </w:r>
        <w:r w:rsidRPr="0042503A">
          <w:rPr>
            <w:webHidden/>
          </w:rPr>
        </w:r>
        <w:r w:rsidRPr="0042503A">
          <w:rPr>
            <w:webHidden/>
          </w:rPr>
          <w:fldChar w:fldCharType="separate"/>
        </w:r>
        <w:r w:rsidR="00FA2962">
          <w:rPr>
            <w:webHidden/>
          </w:rPr>
          <w:t>20</w:t>
        </w:r>
        <w:r w:rsidRPr="0042503A">
          <w:rPr>
            <w:webHidden/>
          </w:rPr>
          <w:fldChar w:fldCharType="end"/>
        </w:r>
      </w:hyperlink>
    </w:p>
    <w:p w14:paraId="7AD77B42" w14:textId="3B60F0AF" w:rsidR="00573AFD" w:rsidRPr="00643AD1" w:rsidRDefault="00573AFD" w:rsidP="00643AD1">
      <w:pPr>
        <w:pStyle w:val="TOC3"/>
        <w:rPr>
          <w:rFonts w:asciiTheme="minorHAnsi" w:hAnsiTheme="minorHAnsi" w:cstheme="minorBidi"/>
        </w:rPr>
      </w:pPr>
      <w:hyperlink w:anchor="_Toc101893218" w:history="1">
        <w:r w:rsidRPr="00643AD1">
          <w:rPr>
            <w:rStyle w:val="Hyperlink"/>
          </w:rPr>
          <w:t>8.2.2.2.</w:t>
        </w:r>
        <w:r w:rsidRPr="00643AD1">
          <w:rPr>
            <w:rFonts w:asciiTheme="minorHAnsi" w:hAnsiTheme="minorHAnsi" w:cstheme="minorBidi"/>
          </w:rPr>
          <w:tab/>
        </w:r>
        <w:r w:rsidRPr="00643AD1">
          <w:rPr>
            <w:rStyle w:val="Hyperlink"/>
          </w:rPr>
          <w:t>Testing Methodology and Results.</w:t>
        </w:r>
        <w:r w:rsidRPr="00643AD1">
          <w:rPr>
            <w:webHidden/>
          </w:rPr>
          <w:tab/>
        </w:r>
        <w:r w:rsidRPr="00643AD1">
          <w:rPr>
            <w:webHidden/>
          </w:rPr>
          <w:fldChar w:fldCharType="begin"/>
        </w:r>
        <w:r w:rsidRPr="00643AD1">
          <w:rPr>
            <w:webHidden/>
          </w:rPr>
          <w:instrText xml:space="preserve"> PAGEREF _Toc101893218 \h </w:instrText>
        </w:r>
        <w:r w:rsidRPr="00643AD1">
          <w:rPr>
            <w:webHidden/>
          </w:rPr>
        </w:r>
        <w:r w:rsidRPr="00643AD1">
          <w:rPr>
            <w:webHidden/>
          </w:rPr>
          <w:fldChar w:fldCharType="separate"/>
        </w:r>
        <w:r w:rsidR="00FA2962">
          <w:rPr>
            <w:webHidden/>
          </w:rPr>
          <w:t>20</w:t>
        </w:r>
        <w:r w:rsidRPr="00643AD1">
          <w:rPr>
            <w:webHidden/>
          </w:rPr>
          <w:fldChar w:fldCharType="end"/>
        </w:r>
      </w:hyperlink>
    </w:p>
    <w:p w14:paraId="37A092CE" w14:textId="05EE655D" w:rsidR="00573AFD" w:rsidRDefault="00573AFD" w:rsidP="00643AD1">
      <w:pPr>
        <w:pStyle w:val="TOC3"/>
        <w:rPr>
          <w:rFonts w:asciiTheme="minorHAnsi" w:hAnsiTheme="minorHAnsi" w:cstheme="minorBidi"/>
        </w:rPr>
      </w:pPr>
      <w:hyperlink w:anchor="_Toc101893219" w:history="1">
        <w:r w:rsidRPr="00CB3483">
          <w:rPr>
            <w:rStyle w:val="Hyperlink"/>
          </w:rPr>
          <w:t>8.2.3.</w:t>
        </w:r>
        <w:r>
          <w:rPr>
            <w:rFonts w:asciiTheme="minorHAnsi" w:hAnsiTheme="minorHAnsi" w:cstheme="minorBidi"/>
          </w:rPr>
          <w:tab/>
        </w:r>
        <w:r w:rsidRPr="00CB3483">
          <w:rPr>
            <w:rStyle w:val="Hyperlink"/>
          </w:rPr>
          <w:t>Assumptions and any other details.</w:t>
        </w:r>
        <w:r>
          <w:rPr>
            <w:webHidden/>
          </w:rPr>
          <w:tab/>
        </w:r>
        <w:r>
          <w:rPr>
            <w:webHidden/>
          </w:rPr>
          <w:fldChar w:fldCharType="begin"/>
        </w:r>
        <w:r>
          <w:rPr>
            <w:webHidden/>
          </w:rPr>
          <w:instrText xml:space="preserve"> PAGEREF _Toc101893219 \h </w:instrText>
        </w:r>
        <w:r>
          <w:rPr>
            <w:webHidden/>
          </w:rPr>
        </w:r>
        <w:r>
          <w:rPr>
            <w:webHidden/>
          </w:rPr>
          <w:fldChar w:fldCharType="separate"/>
        </w:r>
        <w:r w:rsidR="00FA2962">
          <w:rPr>
            <w:webHidden/>
          </w:rPr>
          <w:t>21</w:t>
        </w:r>
        <w:r>
          <w:rPr>
            <w:webHidden/>
          </w:rPr>
          <w:fldChar w:fldCharType="end"/>
        </w:r>
      </w:hyperlink>
    </w:p>
    <w:p w14:paraId="262CBE2E" w14:textId="6C9775CB" w:rsidR="00573AFD" w:rsidRPr="0042503A" w:rsidRDefault="00573AFD" w:rsidP="00643AD1">
      <w:pPr>
        <w:pStyle w:val="TOC3"/>
        <w:ind w:hanging="620"/>
        <w:rPr>
          <w:rFonts w:asciiTheme="minorHAnsi" w:hAnsiTheme="minorHAnsi" w:cstheme="minorBidi"/>
        </w:rPr>
      </w:pPr>
      <w:hyperlink w:anchor="_Toc101893220" w:history="1">
        <w:r w:rsidRPr="0042503A">
          <w:rPr>
            <w:rStyle w:val="Hyperlink"/>
            <w:sz w:val="28"/>
            <w:szCs w:val="28"/>
          </w:rPr>
          <w:t>8.3.Individual Sections – IT20243876 – Meter Reader and Management</w:t>
        </w:r>
        <w:r w:rsidRPr="0042503A">
          <w:rPr>
            <w:webHidden/>
          </w:rPr>
          <w:tab/>
        </w:r>
        <w:r w:rsidRPr="0042503A">
          <w:rPr>
            <w:webHidden/>
          </w:rPr>
          <w:fldChar w:fldCharType="begin"/>
        </w:r>
        <w:r w:rsidRPr="0042503A">
          <w:rPr>
            <w:webHidden/>
          </w:rPr>
          <w:instrText xml:space="preserve"> PAGEREF _Toc101893220 \h </w:instrText>
        </w:r>
        <w:r w:rsidRPr="0042503A">
          <w:rPr>
            <w:webHidden/>
          </w:rPr>
        </w:r>
        <w:r w:rsidRPr="0042503A">
          <w:rPr>
            <w:webHidden/>
          </w:rPr>
          <w:fldChar w:fldCharType="separate"/>
        </w:r>
        <w:r w:rsidR="00FA2962">
          <w:rPr>
            <w:webHidden/>
          </w:rPr>
          <w:t>21</w:t>
        </w:r>
        <w:r w:rsidRPr="0042503A">
          <w:rPr>
            <w:webHidden/>
          </w:rPr>
          <w:fldChar w:fldCharType="end"/>
        </w:r>
      </w:hyperlink>
    </w:p>
    <w:p w14:paraId="1D88C048" w14:textId="4847F8ED" w:rsidR="00573AFD" w:rsidRPr="00643AD1" w:rsidRDefault="00573AFD" w:rsidP="00643AD1">
      <w:pPr>
        <w:pStyle w:val="TOC2"/>
        <w:rPr>
          <w:rFonts w:cstheme="minorBidi"/>
          <w:sz w:val="22"/>
          <w:szCs w:val="22"/>
        </w:rPr>
      </w:pPr>
      <w:hyperlink w:anchor="_Toc101893221" w:history="1">
        <w:r w:rsidRPr="00643AD1">
          <w:rPr>
            <w:rStyle w:val="Hyperlink"/>
            <w:sz w:val="22"/>
            <w:szCs w:val="22"/>
          </w:rPr>
          <w:t>8.3.1.</w:t>
        </w:r>
        <w:r w:rsidRPr="00643AD1">
          <w:rPr>
            <w:rFonts w:cstheme="minorBidi"/>
            <w:sz w:val="22"/>
            <w:szCs w:val="22"/>
          </w:rPr>
          <w:tab/>
        </w:r>
        <w:r w:rsidRPr="00643AD1">
          <w:rPr>
            <w:rStyle w:val="Hyperlink"/>
            <w:sz w:val="22"/>
            <w:szCs w:val="22"/>
          </w:rPr>
          <w:t>Service design</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_Toc101893221 \h </w:instrText>
        </w:r>
        <w:r w:rsidRPr="00643AD1">
          <w:rPr>
            <w:webHidden/>
            <w:sz w:val="22"/>
            <w:szCs w:val="22"/>
          </w:rPr>
        </w:r>
        <w:r w:rsidRPr="00643AD1">
          <w:rPr>
            <w:webHidden/>
            <w:sz w:val="22"/>
            <w:szCs w:val="22"/>
          </w:rPr>
          <w:fldChar w:fldCharType="separate"/>
        </w:r>
        <w:r w:rsidR="00FA2962">
          <w:rPr>
            <w:webHidden/>
            <w:sz w:val="22"/>
            <w:szCs w:val="22"/>
          </w:rPr>
          <w:t>21</w:t>
        </w:r>
        <w:r w:rsidRPr="00643AD1">
          <w:rPr>
            <w:webHidden/>
            <w:sz w:val="22"/>
            <w:szCs w:val="22"/>
          </w:rPr>
          <w:fldChar w:fldCharType="end"/>
        </w:r>
      </w:hyperlink>
    </w:p>
    <w:p w14:paraId="22454E45" w14:textId="165AD0A5" w:rsidR="00573AFD" w:rsidRPr="00643AD1" w:rsidRDefault="00573AFD" w:rsidP="00643AD1">
      <w:pPr>
        <w:pStyle w:val="TOC3"/>
        <w:rPr>
          <w:rFonts w:asciiTheme="minorHAnsi" w:hAnsiTheme="minorHAnsi" w:cstheme="minorBidi"/>
        </w:rPr>
      </w:pPr>
      <w:hyperlink w:anchor="_Toc101893222" w:history="1">
        <w:r w:rsidRPr="00643AD1">
          <w:rPr>
            <w:rStyle w:val="Hyperlink"/>
          </w:rPr>
          <w:t>8.3.1.1.</w:t>
        </w:r>
        <w:r w:rsidRPr="00643AD1">
          <w:rPr>
            <w:rFonts w:asciiTheme="minorHAnsi" w:hAnsiTheme="minorHAnsi" w:cstheme="minorBidi"/>
          </w:rPr>
          <w:tab/>
        </w:r>
        <w:r w:rsidRPr="00643AD1">
          <w:rPr>
            <w:rStyle w:val="Hyperlink"/>
          </w:rPr>
          <w:t>API Of the Service</w:t>
        </w:r>
        <w:r w:rsidRPr="00643AD1">
          <w:rPr>
            <w:webHidden/>
          </w:rPr>
          <w:tab/>
        </w:r>
        <w:r w:rsidRPr="00643AD1">
          <w:rPr>
            <w:webHidden/>
          </w:rPr>
          <w:fldChar w:fldCharType="begin"/>
        </w:r>
        <w:r w:rsidRPr="00643AD1">
          <w:rPr>
            <w:webHidden/>
          </w:rPr>
          <w:instrText xml:space="preserve"> PAGEREF _Toc101893222 \h </w:instrText>
        </w:r>
        <w:r w:rsidRPr="00643AD1">
          <w:rPr>
            <w:webHidden/>
          </w:rPr>
        </w:r>
        <w:r w:rsidRPr="00643AD1">
          <w:rPr>
            <w:webHidden/>
          </w:rPr>
          <w:fldChar w:fldCharType="separate"/>
        </w:r>
        <w:r w:rsidR="00FA2962">
          <w:rPr>
            <w:webHidden/>
          </w:rPr>
          <w:t>22</w:t>
        </w:r>
        <w:r w:rsidRPr="00643AD1">
          <w:rPr>
            <w:webHidden/>
          </w:rPr>
          <w:fldChar w:fldCharType="end"/>
        </w:r>
      </w:hyperlink>
    </w:p>
    <w:p w14:paraId="57D864D0" w14:textId="4EFD20D4" w:rsidR="00573AFD" w:rsidRPr="00643AD1" w:rsidRDefault="00573AFD" w:rsidP="00643AD1">
      <w:pPr>
        <w:pStyle w:val="TOC3"/>
        <w:rPr>
          <w:rFonts w:asciiTheme="minorHAnsi" w:hAnsiTheme="minorHAnsi" w:cstheme="minorBidi"/>
        </w:rPr>
      </w:pPr>
      <w:hyperlink w:anchor="_Toc101893223" w:history="1">
        <w:r w:rsidRPr="00643AD1">
          <w:rPr>
            <w:rStyle w:val="Hyperlink"/>
          </w:rPr>
          <w:t>8.3.1.2.</w:t>
        </w:r>
        <w:r w:rsidRPr="00643AD1">
          <w:rPr>
            <w:rFonts w:asciiTheme="minorHAnsi" w:hAnsiTheme="minorHAnsi" w:cstheme="minorBidi"/>
          </w:rPr>
          <w:tab/>
        </w:r>
        <w:r w:rsidRPr="00643AD1">
          <w:rPr>
            <w:rStyle w:val="Hyperlink"/>
          </w:rPr>
          <w:t>Internal logic (Activity Diagram/ Flow Chart/ Class Diagram)</w:t>
        </w:r>
        <w:r w:rsidRPr="00643AD1">
          <w:rPr>
            <w:webHidden/>
          </w:rPr>
          <w:tab/>
        </w:r>
        <w:r w:rsidRPr="00643AD1">
          <w:rPr>
            <w:webHidden/>
          </w:rPr>
          <w:fldChar w:fldCharType="begin"/>
        </w:r>
        <w:r w:rsidRPr="00643AD1">
          <w:rPr>
            <w:webHidden/>
          </w:rPr>
          <w:instrText xml:space="preserve"> PAGEREF _Toc101893223 \h </w:instrText>
        </w:r>
        <w:r w:rsidRPr="00643AD1">
          <w:rPr>
            <w:webHidden/>
          </w:rPr>
        </w:r>
        <w:r w:rsidRPr="00643AD1">
          <w:rPr>
            <w:webHidden/>
          </w:rPr>
          <w:fldChar w:fldCharType="separate"/>
        </w:r>
        <w:r w:rsidR="00FA2962">
          <w:rPr>
            <w:webHidden/>
          </w:rPr>
          <w:t>23</w:t>
        </w:r>
        <w:r w:rsidRPr="00643AD1">
          <w:rPr>
            <w:webHidden/>
          </w:rPr>
          <w:fldChar w:fldCharType="end"/>
        </w:r>
      </w:hyperlink>
    </w:p>
    <w:p w14:paraId="23A05ECC" w14:textId="5DAB5AF2" w:rsidR="00573AFD" w:rsidRPr="00643AD1" w:rsidRDefault="00573AFD" w:rsidP="00643AD1">
      <w:pPr>
        <w:pStyle w:val="TOC3"/>
        <w:rPr>
          <w:rFonts w:asciiTheme="minorHAnsi" w:hAnsiTheme="minorHAnsi" w:cstheme="minorBidi"/>
        </w:rPr>
      </w:pPr>
      <w:hyperlink w:anchor="_Toc101893224" w:history="1">
        <w:r w:rsidRPr="00643AD1">
          <w:rPr>
            <w:rStyle w:val="Hyperlink"/>
          </w:rPr>
          <w:t>8.3.1.3.</w:t>
        </w:r>
        <w:r w:rsidRPr="00643AD1">
          <w:rPr>
            <w:rFonts w:asciiTheme="minorHAnsi" w:hAnsiTheme="minorHAnsi" w:cstheme="minorBidi"/>
          </w:rPr>
          <w:tab/>
        </w:r>
        <w:r w:rsidRPr="00643AD1">
          <w:rPr>
            <w:rStyle w:val="Hyperlink"/>
          </w:rPr>
          <w:t>Database for the service (ER)</w:t>
        </w:r>
        <w:r w:rsidRPr="00643AD1">
          <w:rPr>
            <w:webHidden/>
          </w:rPr>
          <w:tab/>
        </w:r>
        <w:r w:rsidRPr="00643AD1">
          <w:rPr>
            <w:webHidden/>
          </w:rPr>
          <w:fldChar w:fldCharType="begin"/>
        </w:r>
        <w:r w:rsidRPr="00643AD1">
          <w:rPr>
            <w:webHidden/>
          </w:rPr>
          <w:instrText xml:space="preserve"> PAGEREF _Toc101893224 \h </w:instrText>
        </w:r>
        <w:r w:rsidRPr="00643AD1">
          <w:rPr>
            <w:webHidden/>
          </w:rPr>
        </w:r>
        <w:r w:rsidRPr="00643AD1">
          <w:rPr>
            <w:webHidden/>
          </w:rPr>
          <w:fldChar w:fldCharType="separate"/>
        </w:r>
        <w:r w:rsidR="00FA2962">
          <w:rPr>
            <w:webHidden/>
          </w:rPr>
          <w:t>24</w:t>
        </w:r>
        <w:r w:rsidRPr="00643AD1">
          <w:rPr>
            <w:webHidden/>
          </w:rPr>
          <w:fldChar w:fldCharType="end"/>
        </w:r>
      </w:hyperlink>
    </w:p>
    <w:p w14:paraId="5A618CC7" w14:textId="7D58A218" w:rsidR="00573AFD" w:rsidRPr="00643AD1" w:rsidRDefault="00573AFD" w:rsidP="00643AD1">
      <w:pPr>
        <w:pStyle w:val="TOC2"/>
        <w:rPr>
          <w:rFonts w:cstheme="minorBidi"/>
          <w:sz w:val="22"/>
          <w:szCs w:val="22"/>
        </w:rPr>
      </w:pPr>
      <w:hyperlink w:anchor="_Toc101893225" w:history="1">
        <w:r w:rsidRPr="00643AD1">
          <w:rPr>
            <w:rStyle w:val="Hyperlink"/>
            <w:sz w:val="22"/>
            <w:szCs w:val="22"/>
          </w:rPr>
          <w:t>8.3.2.</w:t>
        </w:r>
        <w:r w:rsidRPr="00643AD1">
          <w:rPr>
            <w:rFonts w:cstheme="minorBidi"/>
            <w:sz w:val="22"/>
            <w:szCs w:val="22"/>
          </w:rPr>
          <w:tab/>
        </w:r>
        <w:r w:rsidRPr="00643AD1">
          <w:rPr>
            <w:rStyle w:val="Hyperlink"/>
            <w:sz w:val="22"/>
            <w:szCs w:val="22"/>
          </w:rPr>
          <w:t>Service development and testing.</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_Toc101893225 \h </w:instrText>
        </w:r>
        <w:r w:rsidRPr="00643AD1">
          <w:rPr>
            <w:webHidden/>
            <w:sz w:val="22"/>
            <w:szCs w:val="22"/>
          </w:rPr>
        </w:r>
        <w:r w:rsidRPr="00643AD1">
          <w:rPr>
            <w:webHidden/>
            <w:sz w:val="22"/>
            <w:szCs w:val="22"/>
          </w:rPr>
          <w:fldChar w:fldCharType="separate"/>
        </w:r>
        <w:r w:rsidR="00FA2962">
          <w:rPr>
            <w:webHidden/>
            <w:sz w:val="22"/>
            <w:szCs w:val="22"/>
          </w:rPr>
          <w:t>25</w:t>
        </w:r>
        <w:r w:rsidRPr="00643AD1">
          <w:rPr>
            <w:webHidden/>
            <w:sz w:val="22"/>
            <w:szCs w:val="22"/>
          </w:rPr>
          <w:fldChar w:fldCharType="end"/>
        </w:r>
      </w:hyperlink>
    </w:p>
    <w:p w14:paraId="6B6291DF" w14:textId="202C2BB8" w:rsidR="00573AFD" w:rsidRPr="00643AD1" w:rsidRDefault="00573AFD" w:rsidP="00643AD1">
      <w:pPr>
        <w:pStyle w:val="TOC3"/>
        <w:rPr>
          <w:rFonts w:asciiTheme="minorHAnsi" w:hAnsiTheme="minorHAnsi" w:cstheme="minorBidi"/>
        </w:rPr>
      </w:pPr>
      <w:hyperlink w:anchor="_Toc101893226" w:history="1">
        <w:r w:rsidRPr="00643AD1">
          <w:rPr>
            <w:rStyle w:val="Hyperlink"/>
          </w:rPr>
          <w:t>8.3.2.1.</w:t>
        </w:r>
        <w:r w:rsidRPr="00643AD1">
          <w:rPr>
            <w:rFonts w:asciiTheme="minorHAnsi" w:hAnsiTheme="minorHAnsi" w:cstheme="minorBidi"/>
          </w:rPr>
          <w:tab/>
        </w:r>
        <w:r w:rsidRPr="00643AD1">
          <w:rPr>
            <w:rStyle w:val="Hyperlink"/>
          </w:rPr>
          <w:t>Tools used</w:t>
        </w:r>
        <w:r w:rsidRPr="00643AD1">
          <w:rPr>
            <w:webHidden/>
          </w:rPr>
          <w:tab/>
        </w:r>
        <w:r w:rsidRPr="00643AD1">
          <w:rPr>
            <w:webHidden/>
          </w:rPr>
          <w:fldChar w:fldCharType="begin"/>
        </w:r>
        <w:r w:rsidRPr="00643AD1">
          <w:rPr>
            <w:webHidden/>
          </w:rPr>
          <w:instrText xml:space="preserve"> PAGEREF _Toc101893226 \h </w:instrText>
        </w:r>
        <w:r w:rsidRPr="00643AD1">
          <w:rPr>
            <w:webHidden/>
          </w:rPr>
        </w:r>
        <w:r w:rsidRPr="00643AD1">
          <w:rPr>
            <w:webHidden/>
          </w:rPr>
          <w:fldChar w:fldCharType="separate"/>
        </w:r>
        <w:r w:rsidR="00FA2962">
          <w:rPr>
            <w:webHidden/>
          </w:rPr>
          <w:t>25</w:t>
        </w:r>
        <w:r w:rsidRPr="00643AD1">
          <w:rPr>
            <w:webHidden/>
          </w:rPr>
          <w:fldChar w:fldCharType="end"/>
        </w:r>
      </w:hyperlink>
    </w:p>
    <w:p w14:paraId="3F830136" w14:textId="6B7933AF" w:rsidR="00573AFD" w:rsidRPr="00643AD1" w:rsidRDefault="00573AFD" w:rsidP="00643AD1">
      <w:pPr>
        <w:pStyle w:val="TOC3"/>
        <w:rPr>
          <w:rFonts w:asciiTheme="minorHAnsi" w:hAnsiTheme="minorHAnsi" w:cstheme="minorBidi"/>
        </w:rPr>
      </w:pPr>
      <w:hyperlink w:anchor="_Toc101893227" w:history="1">
        <w:r w:rsidRPr="00643AD1">
          <w:rPr>
            <w:rStyle w:val="Hyperlink"/>
          </w:rPr>
          <w:t>8.3.2.2.</w:t>
        </w:r>
        <w:r w:rsidRPr="00643AD1">
          <w:rPr>
            <w:rFonts w:asciiTheme="minorHAnsi" w:hAnsiTheme="minorHAnsi" w:cstheme="minorBidi"/>
          </w:rPr>
          <w:tab/>
        </w:r>
        <w:r w:rsidRPr="00643AD1">
          <w:rPr>
            <w:rStyle w:val="Hyperlink"/>
          </w:rPr>
          <w:t>Testing Methodology and Results.</w:t>
        </w:r>
        <w:r w:rsidRPr="00643AD1">
          <w:rPr>
            <w:webHidden/>
          </w:rPr>
          <w:tab/>
        </w:r>
        <w:r w:rsidRPr="00643AD1">
          <w:rPr>
            <w:webHidden/>
          </w:rPr>
          <w:fldChar w:fldCharType="begin"/>
        </w:r>
        <w:r w:rsidRPr="00643AD1">
          <w:rPr>
            <w:webHidden/>
          </w:rPr>
          <w:instrText xml:space="preserve"> PAGEREF _Toc101893227 \h </w:instrText>
        </w:r>
        <w:r w:rsidRPr="00643AD1">
          <w:rPr>
            <w:webHidden/>
          </w:rPr>
        </w:r>
        <w:r w:rsidRPr="00643AD1">
          <w:rPr>
            <w:webHidden/>
          </w:rPr>
          <w:fldChar w:fldCharType="separate"/>
        </w:r>
        <w:r w:rsidR="00FA2962">
          <w:rPr>
            <w:webHidden/>
          </w:rPr>
          <w:t>25</w:t>
        </w:r>
        <w:r w:rsidRPr="00643AD1">
          <w:rPr>
            <w:webHidden/>
          </w:rPr>
          <w:fldChar w:fldCharType="end"/>
        </w:r>
      </w:hyperlink>
    </w:p>
    <w:p w14:paraId="1FD24F5C" w14:textId="33B64F38" w:rsidR="00573AFD" w:rsidRDefault="00573AFD" w:rsidP="00643AD1">
      <w:pPr>
        <w:pStyle w:val="TOC2"/>
        <w:rPr>
          <w:rFonts w:cstheme="minorBidi"/>
        </w:rPr>
      </w:pPr>
      <w:hyperlink w:anchor="_Toc101893228" w:history="1">
        <w:r w:rsidRPr="00643AD1">
          <w:rPr>
            <w:rStyle w:val="Hyperlink"/>
            <w:sz w:val="22"/>
            <w:szCs w:val="22"/>
          </w:rPr>
          <w:t>8.3.3.</w:t>
        </w:r>
        <w:r w:rsidRPr="00643AD1">
          <w:rPr>
            <w:rFonts w:cstheme="minorBidi"/>
            <w:sz w:val="22"/>
            <w:szCs w:val="22"/>
          </w:rPr>
          <w:tab/>
        </w:r>
        <w:r w:rsidRPr="00643AD1">
          <w:rPr>
            <w:rStyle w:val="Hyperlink"/>
            <w:sz w:val="22"/>
            <w:szCs w:val="22"/>
          </w:rPr>
          <w:t>Assumptions and any other details</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_Toc101893228 \h </w:instrText>
        </w:r>
        <w:r w:rsidRPr="00643AD1">
          <w:rPr>
            <w:webHidden/>
            <w:sz w:val="22"/>
            <w:szCs w:val="22"/>
          </w:rPr>
        </w:r>
        <w:r w:rsidRPr="00643AD1">
          <w:rPr>
            <w:webHidden/>
            <w:sz w:val="22"/>
            <w:szCs w:val="22"/>
          </w:rPr>
          <w:fldChar w:fldCharType="separate"/>
        </w:r>
        <w:r w:rsidR="00FA2962">
          <w:rPr>
            <w:webHidden/>
            <w:sz w:val="22"/>
            <w:szCs w:val="22"/>
          </w:rPr>
          <w:t>26</w:t>
        </w:r>
        <w:r w:rsidRPr="00643AD1">
          <w:rPr>
            <w:webHidden/>
            <w:sz w:val="22"/>
            <w:szCs w:val="22"/>
          </w:rPr>
          <w:fldChar w:fldCharType="end"/>
        </w:r>
      </w:hyperlink>
    </w:p>
    <w:p w14:paraId="623B2E9F" w14:textId="38A235D9" w:rsidR="00573AFD" w:rsidRPr="00643AD1" w:rsidRDefault="00573AFD" w:rsidP="00643AD1">
      <w:pPr>
        <w:pStyle w:val="TOC2"/>
        <w:ind w:hanging="400"/>
        <w:rPr>
          <w:rFonts w:cstheme="minorBidi"/>
        </w:rPr>
      </w:pPr>
      <w:hyperlink w:anchor="_Toc101893229" w:history="1">
        <w:r w:rsidRPr="00643AD1">
          <w:rPr>
            <w:rStyle w:val="Hyperlink"/>
          </w:rPr>
          <w:t>8.4.Individual Sections – IT20426958 – Billing Management</w:t>
        </w:r>
        <w:r w:rsidRPr="00643AD1">
          <w:rPr>
            <w:webHidden/>
          </w:rPr>
          <w:tab/>
        </w:r>
        <w:r w:rsidRPr="00643AD1">
          <w:rPr>
            <w:webHidden/>
          </w:rPr>
          <w:fldChar w:fldCharType="begin"/>
        </w:r>
        <w:r w:rsidRPr="00643AD1">
          <w:rPr>
            <w:webHidden/>
          </w:rPr>
          <w:instrText xml:space="preserve"> PAGEREF _Toc101893229 \h </w:instrText>
        </w:r>
        <w:r w:rsidRPr="00643AD1">
          <w:rPr>
            <w:webHidden/>
          </w:rPr>
        </w:r>
        <w:r w:rsidRPr="00643AD1">
          <w:rPr>
            <w:webHidden/>
          </w:rPr>
          <w:fldChar w:fldCharType="separate"/>
        </w:r>
        <w:r w:rsidR="00FA2962">
          <w:rPr>
            <w:webHidden/>
          </w:rPr>
          <w:t>26</w:t>
        </w:r>
        <w:r w:rsidRPr="00643AD1">
          <w:rPr>
            <w:webHidden/>
          </w:rPr>
          <w:fldChar w:fldCharType="end"/>
        </w:r>
      </w:hyperlink>
    </w:p>
    <w:p w14:paraId="13787E6E" w14:textId="77E4B43E" w:rsidR="00573AFD" w:rsidRPr="00643AD1" w:rsidRDefault="00573AFD" w:rsidP="00643AD1">
      <w:pPr>
        <w:pStyle w:val="TOC2"/>
        <w:rPr>
          <w:rFonts w:cstheme="minorBidi"/>
          <w:sz w:val="22"/>
          <w:szCs w:val="22"/>
        </w:rPr>
      </w:pPr>
      <w:hyperlink w:anchor="_Toc101893230" w:history="1">
        <w:r w:rsidRPr="00643AD1">
          <w:rPr>
            <w:rStyle w:val="Hyperlink"/>
            <w:sz w:val="22"/>
            <w:szCs w:val="22"/>
          </w:rPr>
          <w:t>8.4.1.</w:t>
        </w:r>
        <w:r w:rsidRPr="00643AD1">
          <w:rPr>
            <w:rFonts w:cstheme="minorBidi"/>
            <w:sz w:val="22"/>
            <w:szCs w:val="22"/>
          </w:rPr>
          <w:tab/>
        </w:r>
        <w:r w:rsidRPr="00643AD1">
          <w:rPr>
            <w:rStyle w:val="Hyperlink"/>
            <w:sz w:val="22"/>
            <w:szCs w:val="22"/>
          </w:rPr>
          <w:t>Service design</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_Toc101893230 \h </w:instrText>
        </w:r>
        <w:r w:rsidRPr="00643AD1">
          <w:rPr>
            <w:webHidden/>
            <w:sz w:val="22"/>
            <w:szCs w:val="22"/>
          </w:rPr>
        </w:r>
        <w:r w:rsidRPr="00643AD1">
          <w:rPr>
            <w:webHidden/>
            <w:sz w:val="22"/>
            <w:szCs w:val="22"/>
          </w:rPr>
          <w:fldChar w:fldCharType="separate"/>
        </w:r>
        <w:r w:rsidR="00FA2962">
          <w:rPr>
            <w:webHidden/>
            <w:sz w:val="22"/>
            <w:szCs w:val="22"/>
          </w:rPr>
          <w:t>26</w:t>
        </w:r>
        <w:r w:rsidRPr="00643AD1">
          <w:rPr>
            <w:webHidden/>
            <w:sz w:val="22"/>
            <w:szCs w:val="22"/>
          </w:rPr>
          <w:fldChar w:fldCharType="end"/>
        </w:r>
      </w:hyperlink>
    </w:p>
    <w:p w14:paraId="1096EE52" w14:textId="07B5F2B4" w:rsidR="00573AFD" w:rsidRPr="00643AD1" w:rsidRDefault="00573AFD" w:rsidP="00643AD1">
      <w:pPr>
        <w:pStyle w:val="TOC3"/>
        <w:rPr>
          <w:rFonts w:asciiTheme="minorHAnsi" w:hAnsiTheme="minorHAnsi" w:cstheme="minorBidi"/>
        </w:rPr>
      </w:pPr>
      <w:hyperlink w:anchor="_Toc101893231" w:history="1">
        <w:r w:rsidRPr="00643AD1">
          <w:rPr>
            <w:rStyle w:val="Hyperlink"/>
          </w:rPr>
          <w:t>8.4.1.1.</w:t>
        </w:r>
        <w:r w:rsidRPr="00643AD1">
          <w:rPr>
            <w:rFonts w:asciiTheme="minorHAnsi" w:hAnsiTheme="minorHAnsi" w:cstheme="minorBidi"/>
          </w:rPr>
          <w:tab/>
        </w:r>
        <w:r w:rsidRPr="00643AD1">
          <w:rPr>
            <w:rStyle w:val="Hyperlink"/>
          </w:rPr>
          <w:t>API Of the Service</w:t>
        </w:r>
        <w:r w:rsidRPr="00643AD1">
          <w:rPr>
            <w:webHidden/>
          </w:rPr>
          <w:tab/>
        </w:r>
        <w:r w:rsidRPr="00643AD1">
          <w:rPr>
            <w:webHidden/>
          </w:rPr>
          <w:fldChar w:fldCharType="begin"/>
        </w:r>
        <w:r w:rsidRPr="00643AD1">
          <w:rPr>
            <w:webHidden/>
          </w:rPr>
          <w:instrText xml:space="preserve"> PAGEREF _Toc101893231 \h </w:instrText>
        </w:r>
        <w:r w:rsidRPr="00643AD1">
          <w:rPr>
            <w:webHidden/>
          </w:rPr>
        </w:r>
        <w:r w:rsidRPr="00643AD1">
          <w:rPr>
            <w:webHidden/>
          </w:rPr>
          <w:fldChar w:fldCharType="separate"/>
        </w:r>
        <w:r w:rsidR="00FA2962">
          <w:rPr>
            <w:webHidden/>
          </w:rPr>
          <w:t>27</w:t>
        </w:r>
        <w:r w:rsidRPr="00643AD1">
          <w:rPr>
            <w:webHidden/>
          </w:rPr>
          <w:fldChar w:fldCharType="end"/>
        </w:r>
      </w:hyperlink>
    </w:p>
    <w:p w14:paraId="094187A6" w14:textId="4979CD48" w:rsidR="00573AFD" w:rsidRPr="00643AD1" w:rsidRDefault="00573AFD" w:rsidP="00643AD1">
      <w:pPr>
        <w:pStyle w:val="TOC3"/>
        <w:rPr>
          <w:rFonts w:asciiTheme="minorHAnsi" w:hAnsiTheme="minorHAnsi" w:cstheme="minorBidi"/>
        </w:rPr>
      </w:pPr>
      <w:hyperlink w:anchor="_Toc101893232" w:history="1">
        <w:r w:rsidRPr="00643AD1">
          <w:rPr>
            <w:rStyle w:val="Hyperlink"/>
          </w:rPr>
          <w:t>8.4.1.2.</w:t>
        </w:r>
        <w:r w:rsidRPr="00643AD1">
          <w:rPr>
            <w:rFonts w:asciiTheme="minorHAnsi" w:hAnsiTheme="minorHAnsi" w:cstheme="minorBidi"/>
          </w:rPr>
          <w:tab/>
        </w:r>
        <w:r w:rsidRPr="00643AD1">
          <w:rPr>
            <w:rStyle w:val="Hyperlink"/>
          </w:rPr>
          <w:t>Internal logic (Activity Diagram/ Flow Chart/ Class Diagram)</w:t>
        </w:r>
        <w:r w:rsidRPr="00643AD1">
          <w:rPr>
            <w:webHidden/>
          </w:rPr>
          <w:tab/>
        </w:r>
        <w:r w:rsidRPr="00643AD1">
          <w:rPr>
            <w:webHidden/>
          </w:rPr>
          <w:fldChar w:fldCharType="begin"/>
        </w:r>
        <w:r w:rsidRPr="00643AD1">
          <w:rPr>
            <w:webHidden/>
          </w:rPr>
          <w:instrText xml:space="preserve"> PAGEREF _Toc101893232 \h </w:instrText>
        </w:r>
        <w:r w:rsidRPr="00643AD1">
          <w:rPr>
            <w:webHidden/>
          </w:rPr>
        </w:r>
        <w:r w:rsidRPr="00643AD1">
          <w:rPr>
            <w:webHidden/>
          </w:rPr>
          <w:fldChar w:fldCharType="separate"/>
        </w:r>
        <w:r w:rsidR="00FA2962">
          <w:rPr>
            <w:webHidden/>
          </w:rPr>
          <w:t>28</w:t>
        </w:r>
        <w:r w:rsidRPr="00643AD1">
          <w:rPr>
            <w:webHidden/>
          </w:rPr>
          <w:fldChar w:fldCharType="end"/>
        </w:r>
      </w:hyperlink>
    </w:p>
    <w:p w14:paraId="31FDA633" w14:textId="035B26CE" w:rsidR="00573AFD" w:rsidRPr="00643AD1" w:rsidRDefault="00573AFD" w:rsidP="00643AD1">
      <w:pPr>
        <w:pStyle w:val="TOC3"/>
        <w:rPr>
          <w:rFonts w:asciiTheme="minorHAnsi" w:hAnsiTheme="minorHAnsi" w:cstheme="minorBidi"/>
        </w:rPr>
      </w:pPr>
      <w:hyperlink w:anchor="_Toc101893233" w:history="1">
        <w:r w:rsidRPr="00643AD1">
          <w:rPr>
            <w:rStyle w:val="Hyperlink"/>
          </w:rPr>
          <w:t>8.4.1.3.</w:t>
        </w:r>
        <w:r w:rsidRPr="00643AD1">
          <w:rPr>
            <w:rFonts w:asciiTheme="minorHAnsi" w:hAnsiTheme="minorHAnsi" w:cstheme="minorBidi"/>
          </w:rPr>
          <w:tab/>
        </w:r>
        <w:r w:rsidRPr="00643AD1">
          <w:rPr>
            <w:rStyle w:val="Hyperlink"/>
          </w:rPr>
          <w:t>Database for the service (ER)</w:t>
        </w:r>
        <w:r w:rsidRPr="00643AD1">
          <w:rPr>
            <w:webHidden/>
          </w:rPr>
          <w:tab/>
        </w:r>
        <w:r w:rsidRPr="00643AD1">
          <w:rPr>
            <w:webHidden/>
          </w:rPr>
          <w:fldChar w:fldCharType="begin"/>
        </w:r>
        <w:r w:rsidRPr="00643AD1">
          <w:rPr>
            <w:webHidden/>
          </w:rPr>
          <w:instrText xml:space="preserve"> PAGEREF _Toc101893233 \h </w:instrText>
        </w:r>
        <w:r w:rsidRPr="00643AD1">
          <w:rPr>
            <w:webHidden/>
          </w:rPr>
        </w:r>
        <w:r w:rsidRPr="00643AD1">
          <w:rPr>
            <w:webHidden/>
          </w:rPr>
          <w:fldChar w:fldCharType="separate"/>
        </w:r>
        <w:r w:rsidR="00FA2962">
          <w:rPr>
            <w:webHidden/>
          </w:rPr>
          <w:t>29</w:t>
        </w:r>
        <w:r w:rsidRPr="00643AD1">
          <w:rPr>
            <w:webHidden/>
          </w:rPr>
          <w:fldChar w:fldCharType="end"/>
        </w:r>
      </w:hyperlink>
    </w:p>
    <w:p w14:paraId="6ADDC386" w14:textId="3B3A3796" w:rsidR="00573AFD" w:rsidRPr="00643AD1" w:rsidRDefault="00573AFD" w:rsidP="00643AD1">
      <w:pPr>
        <w:pStyle w:val="TOC2"/>
        <w:rPr>
          <w:rFonts w:cstheme="minorBidi"/>
          <w:sz w:val="22"/>
          <w:szCs w:val="22"/>
        </w:rPr>
      </w:pPr>
      <w:hyperlink w:anchor="_Toc101893234" w:history="1">
        <w:r w:rsidRPr="00643AD1">
          <w:rPr>
            <w:rStyle w:val="Hyperlink"/>
            <w:sz w:val="22"/>
            <w:szCs w:val="22"/>
          </w:rPr>
          <w:t>8.4.2.</w:t>
        </w:r>
        <w:r w:rsidRPr="00643AD1">
          <w:rPr>
            <w:rFonts w:cstheme="minorBidi"/>
            <w:sz w:val="22"/>
            <w:szCs w:val="22"/>
          </w:rPr>
          <w:tab/>
        </w:r>
        <w:r w:rsidRPr="00643AD1">
          <w:rPr>
            <w:rStyle w:val="Hyperlink"/>
            <w:sz w:val="22"/>
            <w:szCs w:val="22"/>
          </w:rPr>
          <w:t>Service development and testing.</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_Toc101893234 \h </w:instrText>
        </w:r>
        <w:r w:rsidRPr="00643AD1">
          <w:rPr>
            <w:webHidden/>
            <w:sz w:val="22"/>
            <w:szCs w:val="22"/>
          </w:rPr>
        </w:r>
        <w:r w:rsidRPr="00643AD1">
          <w:rPr>
            <w:webHidden/>
            <w:sz w:val="22"/>
            <w:szCs w:val="22"/>
          </w:rPr>
          <w:fldChar w:fldCharType="separate"/>
        </w:r>
        <w:r w:rsidR="00FA2962">
          <w:rPr>
            <w:webHidden/>
            <w:sz w:val="22"/>
            <w:szCs w:val="22"/>
          </w:rPr>
          <w:t>30</w:t>
        </w:r>
        <w:r w:rsidRPr="00643AD1">
          <w:rPr>
            <w:webHidden/>
            <w:sz w:val="22"/>
            <w:szCs w:val="22"/>
          </w:rPr>
          <w:fldChar w:fldCharType="end"/>
        </w:r>
      </w:hyperlink>
    </w:p>
    <w:p w14:paraId="58A2D314" w14:textId="3855B175" w:rsidR="00573AFD" w:rsidRPr="00643AD1" w:rsidRDefault="00573AFD" w:rsidP="00643AD1">
      <w:pPr>
        <w:pStyle w:val="TOC3"/>
        <w:rPr>
          <w:rFonts w:asciiTheme="minorHAnsi" w:hAnsiTheme="minorHAnsi" w:cstheme="minorBidi"/>
        </w:rPr>
      </w:pPr>
      <w:hyperlink w:anchor="_Toc101893235" w:history="1">
        <w:r w:rsidRPr="00643AD1">
          <w:rPr>
            <w:rStyle w:val="Hyperlink"/>
          </w:rPr>
          <w:t>8.4.2.1.</w:t>
        </w:r>
        <w:r w:rsidRPr="00643AD1">
          <w:rPr>
            <w:rFonts w:asciiTheme="minorHAnsi" w:hAnsiTheme="minorHAnsi" w:cstheme="minorBidi"/>
          </w:rPr>
          <w:tab/>
        </w:r>
        <w:r w:rsidRPr="00643AD1">
          <w:rPr>
            <w:rStyle w:val="Hyperlink"/>
          </w:rPr>
          <w:t>Tools used</w:t>
        </w:r>
        <w:r w:rsidRPr="00643AD1">
          <w:rPr>
            <w:webHidden/>
          </w:rPr>
          <w:tab/>
        </w:r>
        <w:r w:rsidRPr="00643AD1">
          <w:rPr>
            <w:webHidden/>
          </w:rPr>
          <w:fldChar w:fldCharType="begin"/>
        </w:r>
        <w:r w:rsidRPr="00643AD1">
          <w:rPr>
            <w:webHidden/>
          </w:rPr>
          <w:instrText xml:space="preserve"> PAGEREF _Toc101893235 \h </w:instrText>
        </w:r>
        <w:r w:rsidRPr="00643AD1">
          <w:rPr>
            <w:webHidden/>
          </w:rPr>
        </w:r>
        <w:r w:rsidRPr="00643AD1">
          <w:rPr>
            <w:webHidden/>
          </w:rPr>
          <w:fldChar w:fldCharType="separate"/>
        </w:r>
        <w:r w:rsidR="00FA2962">
          <w:rPr>
            <w:webHidden/>
          </w:rPr>
          <w:t>30</w:t>
        </w:r>
        <w:r w:rsidRPr="00643AD1">
          <w:rPr>
            <w:webHidden/>
          </w:rPr>
          <w:fldChar w:fldCharType="end"/>
        </w:r>
      </w:hyperlink>
    </w:p>
    <w:p w14:paraId="79889994" w14:textId="06CCA753" w:rsidR="00573AFD" w:rsidRPr="00643AD1" w:rsidRDefault="00573AFD" w:rsidP="00643AD1">
      <w:pPr>
        <w:pStyle w:val="TOC3"/>
        <w:rPr>
          <w:rFonts w:asciiTheme="minorHAnsi" w:hAnsiTheme="minorHAnsi" w:cstheme="minorBidi"/>
        </w:rPr>
      </w:pPr>
      <w:hyperlink w:anchor="_Toc101893236" w:history="1">
        <w:r w:rsidRPr="00643AD1">
          <w:rPr>
            <w:rStyle w:val="Hyperlink"/>
          </w:rPr>
          <w:t>8.4.2.2.</w:t>
        </w:r>
        <w:r w:rsidRPr="00643AD1">
          <w:rPr>
            <w:rFonts w:asciiTheme="minorHAnsi" w:hAnsiTheme="minorHAnsi" w:cstheme="minorBidi"/>
          </w:rPr>
          <w:tab/>
        </w:r>
        <w:r w:rsidRPr="00643AD1">
          <w:rPr>
            <w:rStyle w:val="Hyperlink"/>
          </w:rPr>
          <w:t>Testing Methodology and Results.</w:t>
        </w:r>
        <w:r w:rsidRPr="00643AD1">
          <w:rPr>
            <w:webHidden/>
          </w:rPr>
          <w:tab/>
        </w:r>
        <w:r w:rsidRPr="00643AD1">
          <w:rPr>
            <w:webHidden/>
          </w:rPr>
          <w:fldChar w:fldCharType="begin"/>
        </w:r>
        <w:r w:rsidRPr="00643AD1">
          <w:rPr>
            <w:webHidden/>
          </w:rPr>
          <w:instrText xml:space="preserve"> PAGEREF _Toc101893236 \h </w:instrText>
        </w:r>
        <w:r w:rsidRPr="00643AD1">
          <w:rPr>
            <w:webHidden/>
          </w:rPr>
        </w:r>
        <w:r w:rsidRPr="00643AD1">
          <w:rPr>
            <w:webHidden/>
          </w:rPr>
          <w:fldChar w:fldCharType="separate"/>
        </w:r>
        <w:r w:rsidR="00FA2962">
          <w:rPr>
            <w:webHidden/>
          </w:rPr>
          <w:t>30</w:t>
        </w:r>
        <w:r w:rsidRPr="00643AD1">
          <w:rPr>
            <w:webHidden/>
          </w:rPr>
          <w:fldChar w:fldCharType="end"/>
        </w:r>
      </w:hyperlink>
    </w:p>
    <w:p w14:paraId="0878B183" w14:textId="3502AD34" w:rsidR="00573AFD" w:rsidRDefault="00573AFD" w:rsidP="00643AD1">
      <w:pPr>
        <w:pStyle w:val="TOC2"/>
        <w:rPr>
          <w:rFonts w:cstheme="minorBidi"/>
        </w:rPr>
      </w:pPr>
      <w:hyperlink w:anchor="_Toc101893237" w:history="1">
        <w:r w:rsidRPr="00643AD1">
          <w:rPr>
            <w:rStyle w:val="Hyperlink"/>
            <w:sz w:val="22"/>
            <w:szCs w:val="22"/>
          </w:rPr>
          <w:t>8.4.3.</w:t>
        </w:r>
        <w:r w:rsidRPr="00643AD1">
          <w:rPr>
            <w:rFonts w:cstheme="minorBidi"/>
            <w:sz w:val="22"/>
            <w:szCs w:val="22"/>
          </w:rPr>
          <w:tab/>
        </w:r>
        <w:r w:rsidRPr="00643AD1">
          <w:rPr>
            <w:rStyle w:val="Hyperlink"/>
            <w:sz w:val="22"/>
            <w:szCs w:val="22"/>
          </w:rPr>
          <w:t>Assumptions and any other details</w:t>
        </w:r>
        <w:r w:rsidRPr="00643AD1">
          <w:rPr>
            <w:webHidden/>
            <w:sz w:val="22"/>
            <w:szCs w:val="22"/>
          </w:rPr>
          <w:tab/>
        </w:r>
        <w:r w:rsidRPr="00643AD1">
          <w:rPr>
            <w:webHidden/>
            <w:sz w:val="22"/>
            <w:szCs w:val="22"/>
          </w:rPr>
          <w:fldChar w:fldCharType="begin"/>
        </w:r>
        <w:r w:rsidRPr="00643AD1">
          <w:rPr>
            <w:webHidden/>
            <w:sz w:val="22"/>
            <w:szCs w:val="22"/>
          </w:rPr>
          <w:instrText xml:space="preserve"> PAGEREF _Toc101893237 \h </w:instrText>
        </w:r>
        <w:r w:rsidRPr="00643AD1">
          <w:rPr>
            <w:webHidden/>
            <w:sz w:val="22"/>
            <w:szCs w:val="22"/>
          </w:rPr>
        </w:r>
        <w:r w:rsidRPr="00643AD1">
          <w:rPr>
            <w:webHidden/>
            <w:sz w:val="22"/>
            <w:szCs w:val="22"/>
          </w:rPr>
          <w:fldChar w:fldCharType="separate"/>
        </w:r>
        <w:r w:rsidR="00FA2962">
          <w:rPr>
            <w:webHidden/>
            <w:sz w:val="22"/>
            <w:szCs w:val="22"/>
          </w:rPr>
          <w:t>31</w:t>
        </w:r>
        <w:r w:rsidRPr="00643AD1">
          <w:rPr>
            <w:webHidden/>
            <w:sz w:val="22"/>
            <w:szCs w:val="22"/>
          </w:rPr>
          <w:fldChar w:fldCharType="end"/>
        </w:r>
      </w:hyperlink>
    </w:p>
    <w:p w14:paraId="193EB40D" w14:textId="2EDBB4B5" w:rsidR="00573AFD" w:rsidRDefault="00573AFD" w:rsidP="00643AD1">
      <w:pPr>
        <w:pStyle w:val="TOC2"/>
        <w:ind w:hanging="400"/>
        <w:rPr>
          <w:rFonts w:cstheme="minorBidi"/>
        </w:rPr>
      </w:pPr>
      <w:hyperlink w:anchor="_Toc101893238" w:history="1">
        <w:r w:rsidRPr="00CB3483">
          <w:rPr>
            <w:rStyle w:val="Hyperlink"/>
          </w:rPr>
          <w:t>9.</w:t>
        </w:r>
        <w:r>
          <w:rPr>
            <w:rFonts w:cstheme="minorBidi"/>
          </w:rPr>
          <w:tab/>
        </w:r>
        <w:r w:rsidRPr="00CB3483">
          <w:rPr>
            <w:rStyle w:val="Hyperlink"/>
          </w:rPr>
          <w:t>Assumptions and Any Other Details</w:t>
        </w:r>
        <w:r>
          <w:rPr>
            <w:webHidden/>
          </w:rPr>
          <w:tab/>
        </w:r>
        <w:r>
          <w:rPr>
            <w:webHidden/>
          </w:rPr>
          <w:fldChar w:fldCharType="begin"/>
        </w:r>
        <w:r>
          <w:rPr>
            <w:webHidden/>
          </w:rPr>
          <w:instrText xml:space="preserve"> PAGEREF _Toc101893238 \h </w:instrText>
        </w:r>
        <w:r>
          <w:rPr>
            <w:webHidden/>
          </w:rPr>
        </w:r>
        <w:r>
          <w:rPr>
            <w:webHidden/>
          </w:rPr>
          <w:fldChar w:fldCharType="separate"/>
        </w:r>
        <w:r w:rsidR="00FA2962">
          <w:rPr>
            <w:webHidden/>
          </w:rPr>
          <w:t>31</w:t>
        </w:r>
        <w:r>
          <w:rPr>
            <w:webHidden/>
          </w:rPr>
          <w:fldChar w:fldCharType="end"/>
        </w:r>
      </w:hyperlink>
    </w:p>
    <w:p w14:paraId="5842F844" w14:textId="158E18D0" w:rsidR="00CC456D" w:rsidRDefault="00B30290">
      <w:pPr>
        <w:rPr>
          <w:rFonts w:ascii="Times New Roman" w:hAnsi="Times New Roman" w:cs="Times New Roman"/>
          <w:sz w:val="24"/>
          <w:szCs w:val="24"/>
        </w:rPr>
      </w:pPr>
      <w:r w:rsidRPr="00C32108">
        <w:rPr>
          <w:rFonts w:ascii="Times New Roman" w:hAnsi="Times New Roman" w:cs="Times New Roman"/>
          <w:sz w:val="24"/>
          <w:szCs w:val="24"/>
        </w:rPr>
        <w:fldChar w:fldCharType="end"/>
      </w:r>
      <w:r w:rsidR="00CC456D">
        <w:rPr>
          <w:rFonts w:ascii="Times New Roman" w:hAnsi="Times New Roman" w:cs="Times New Roman"/>
          <w:sz w:val="24"/>
          <w:szCs w:val="24"/>
        </w:rPr>
        <w:br w:type="page"/>
      </w:r>
    </w:p>
    <w:p w14:paraId="61D7B0A1" w14:textId="35438657" w:rsidR="00F32307" w:rsidRPr="00CA7E17" w:rsidRDefault="002E06C6" w:rsidP="00412A83">
      <w:pPr>
        <w:pStyle w:val="Heading1"/>
        <w:numPr>
          <w:ilvl w:val="0"/>
          <w:numId w:val="2"/>
        </w:numPr>
        <w:rPr>
          <w:rFonts w:ascii="Times New Roman" w:hAnsi="Times New Roman" w:cs="Times New Roman"/>
          <w:b/>
          <w:bCs/>
          <w:color w:val="auto"/>
          <w:sz w:val="28"/>
          <w:szCs w:val="28"/>
        </w:rPr>
      </w:pPr>
      <w:bookmarkStart w:id="2" w:name="_Toc101893190"/>
      <w:r w:rsidRPr="00CA7E17">
        <w:rPr>
          <w:rFonts w:ascii="Times New Roman" w:hAnsi="Times New Roman" w:cs="Times New Roman"/>
          <w:b/>
          <w:bCs/>
          <w:color w:val="auto"/>
          <w:sz w:val="28"/>
          <w:szCs w:val="28"/>
        </w:rPr>
        <w:lastRenderedPageBreak/>
        <w:t>Member</w:t>
      </w:r>
      <w:r w:rsidR="006573A8" w:rsidRPr="00CA7E17">
        <w:rPr>
          <w:rFonts w:ascii="Times New Roman" w:hAnsi="Times New Roman" w:cs="Times New Roman"/>
          <w:b/>
          <w:bCs/>
          <w:color w:val="auto"/>
          <w:sz w:val="28"/>
          <w:szCs w:val="28"/>
        </w:rPr>
        <w:t xml:space="preserve">’s </w:t>
      </w:r>
      <w:r w:rsidRPr="00CA7E17">
        <w:rPr>
          <w:rFonts w:ascii="Times New Roman" w:hAnsi="Times New Roman" w:cs="Times New Roman"/>
          <w:b/>
          <w:bCs/>
          <w:color w:val="auto"/>
          <w:sz w:val="28"/>
          <w:szCs w:val="28"/>
        </w:rPr>
        <w:t>Details</w:t>
      </w:r>
      <w:bookmarkEnd w:id="2"/>
    </w:p>
    <w:p w14:paraId="1D79586A" w14:textId="77777777" w:rsidR="00C06747" w:rsidRDefault="00C06747" w:rsidP="009D3F59">
      <w:pPr>
        <w:rPr>
          <w:rFonts w:ascii="Times New Roman" w:hAnsi="Times New Roman" w:cs="Times New Roman"/>
          <w:b/>
          <w:bCs/>
          <w:sz w:val="24"/>
          <w:szCs w:val="24"/>
        </w:rPr>
      </w:pPr>
    </w:p>
    <w:p w14:paraId="7A8585AD" w14:textId="3A9FBF44" w:rsidR="009D3F59" w:rsidRDefault="000061F2" w:rsidP="009D3F59">
      <w:pPr>
        <w:rPr>
          <w:rFonts w:ascii="Times New Roman" w:hAnsi="Times New Roman" w:cs="Times New Roman"/>
          <w:b/>
          <w:bCs/>
          <w:sz w:val="24"/>
          <w:szCs w:val="24"/>
        </w:rPr>
      </w:pPr>
      <w:r w:rsidRPr="000061F2">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sidR="007F066E">
        <w:rPr>
          <w:rFonts w:ascii="Times New Roman" w:hAnsi="Times New Roman" w:cs="Times New Roman"/>
          <w:b/>
          <w:bCs/>
          <w:sz w:val="24"/>
          <w:szCs w:val="24"/>
        </w:rPr>
        <w:t>–</w:t>
      </w:r>
    </w:p>
    <w:p w14:paraId="50791793" w14:textId="410EB96D" w:rsidR="00C06747" w:rsidRPr="00C06747" w:rsidRDefault="00C06747" w:rsidP="00C06747">
      <w:pPr>
        <w:jc w:val="both"/>
        <w:rPr>
          <w:rFonts w:ascii="Times New Roman" w:hAnsi="Times New Roman" w:cs="Times New Roman"/>
          <w:sz w:val="26"/>
          <w:szCs w:val="26"/>
        </w:rPr>
      </w:pPr>
      <w:r w:rsidRPr="00C06747">
        <w:rPr>
          <w:rFonts w:ascii="Times New Roman" w:hAnsi="Times New Roman" w:cs="Times New Roman"/>
          <w:sz w:val="26"/>
          <w:szCs w:val="26"/>
        </w:rPr>
        <w:t>ElectroGrid (EG) is the company that maintains the power grid in the country. First, users are given a power plant after registering with the system as a valid user. The system also could generate customers' monthly bills and send the bill automatically to users, while customers can view their own consumption and pay the monthly bill online. This system also can accept online payments from users.</w:t>
      </w:r>
    </w:p>
    <w:p w14:paraId="0C487ABA" w14:textId="77777777" w:rsidR="007F066E" w:rsidRPr="000061F2" w:rsidRDefault="007F066E" w:rsidP="009D3F59">
      <w:pPr>
        <w:rPr>
          <w:rFonts w:ascii="Times New Roman" w:hAnsi="Times New Roman" w:cs="Times New Roman"/>
          <w:b/>
          <w:bCs/>
          <w:sz w:val="24"/>
          <w:szCs w:val="24"/>
        </w:rPr>
      </w:pPr>
    </w:p>
    <w:tbl>
      <w:tblPr>
        <w:tblStyle w:val="TableGrid"/>
        <w:tblW w:w="10350" w:type="dxa"/>
        <w:tblInd w:w="-455" w:type="dxa"/>
        <w:tblLook w:val="04A0" w:firstRow="1" w:lastRow="0" w:firstColumn="1" w:lastColumn="0" w:noHBand="0" w:noVBand="1"/>
      </w:tblPr>
      <w:tblGrid>
        <w:gridCol w:w="1890"/>
        <w:gridCol w:w="3600"/>
        <w:gridCol w:w="4860"/>
      </w:tblGrid>
      <w:tr w:rsidR="00695E84" w:rsidRPr="00C11099" w14:paraId="46543221" w14:textId="77777777" w:rsidTr="00CF3FF6">
        <w:trPr>
          <w:trHeight w:val="576"/>
        </w:trPr>
        <w:tc>
          <w:tcPr>
            <w:tcW w:w="1890" w:type="dxa"/>
            <w:vAlign w:val="center"/>
          </w:tcPr>
          <w:p w14:paraId="3BC1FEB5" w14:textId="67A8DBC8" w:rsidR="00695E84" w:rsidRPr="00C11099" w:rsidRDefault="00BD767F" w:rsidP="00C11099">
            <w:pPr>
              <w:jc w:val="center"/>
              <w:rPr>
                <w:rFonts w:ascii="Times New Roman" w:hAnsi="Times New Roman" w:cs="Times New Roman"/>
                <w:b/>
                <w:bCs/>
                <w:sz w:val="24"/>
                <w:szCs w:val="24"/>
              </w:rPr>
            </w:pPr>
            <w:r w:rsidRPr="00C11099">
              <w:rPr>
                <w:rFonts w:ascii="Times New Roman" w:hAnsi="Times New Roman" w:cs="Times New Roman"/>
                <w:b/>
                <w:bCs/>
                <w:sz w:val="24"/>
                <w:szCs w:val="24"/>
              </w:rPr>
              <w:t>Student ID</w:t>
            </w:r>
          </w:p>
        </w:tc>
        <w:tc>
          <w:tcPr>
            <w:tcW w:w="3600" w:type="dxa"/>
            <w:vAlign w:val="center"/>
          </w:tcPr>
          <w:p w14:paraId="1C55290B" w14:textId="391A3C4D" w:rsidR="00695E84" w:rsidRPr="00C11099" w:rsidRDefault="001329D3" w:rsidP="00C11099">
            <w:pPr>
              <w:jc w:val="center"/>
              <w:rPr>
                <w:rFonts w:ascii="Times New Roman" w:hAnsi="Times New Roman" w:cs="Times New Roman"/>
                <w:b/>
                <w:bCs/>
                <w:sz w:val="24"/>
                <w:szCs w:val="24"/>
              </w:rPr>
            </w:pPr>
            <w:r w:rsidRPr="00C11099">
              <w:rPr>
                <w:rFonts w:ascii="Times New Roman" w:hAnsi="Times New Roman" w:cs="Times New Roman"/>
                <w:b/>
                <w:bCs/>
                <w:sz w:val="24"/>
                <w:szCs w:val="24"/>
              </w:rPr>
              <w:t>Student Name</w:t>
            </w:r>
          </w:p>
        </w:tc>
        <w:tc>
          <w:tcPr>
            <w:tcW w:w="4860" w:type="dxa"/>
            <w:vAlign w:val="center"/>
          </w:tcPr>
          <w:p w14:paraId="0A1442D2" w14:textId="1BB0AC53" w:rsidR="00695E84" w:rsidRPr="00C11099" w:rsidRDefault="00C11099" w:rsidP="00C11099">
            <w:pPr>
              <w:jc w:val="center"/>
              <w:rPr>
                <w:rFonts w:ascii="Times New Roman" w:hAnsi="Times New Roman" w:cs="Times New Roman"/>
                <w:b/>
                <w:bCs/>
                <w:sz w:val="24"/>
                <w:szCs w:val="24"/>
              </w:rPr>
            </w:pPr>
            <w:r>
              <w:rPr>
                <w:rFonts w:ascii="Times New Roman" w:hAnsi="Times New Roman" w:cs="Times New Roman"/>
                <w:b/>
                <w:bCs/>
                <w:sz w:val="24"/>
                <w:szCs w:val="24"/>
              </w:rPr>
              <w:t>W</w:t>
            </w:r>
            <w:r w:rsidRPr="00C11099">
              <w:rPr>
                <w:rFonts w:ascii="Times New Roman" w:hAnsi="Times New Roman" w:cs="Times New Roman"/>
                <w:b/>
                <w:bCs/>
                <w:sz w:val="24"/>
                <w:szCs w:val="24"/>
              </w:rPr>
              <w:t>orkload</w:t>
            </w:r>
          </w:p>
        </w:tc>
      </w:tr>
      <w:tr w:rsidR="00695E84" w:rsidRPr="00C11099" w14:paraId="2663CF9A" w14:textId="77777777" w:rsidTr="00CF3FF6">
        <w:trPr>
          <w:trHeight w:val="432"/>
        </w:trPr>
        <w:tc>
          <w:tcPr>
            <w:tcW w:w="1890" w:type="dxa"/>
            <w:vAlign w:val="center"/>
          </w:tcPr>
          <w:p w14:paraId="2713EC8A" w14:textId="6F00F1B3" w:rsidR="00695E84" w:rsidRPr="00C11099" w:rsidRDefault="007C52BE" w:rsidP="007A1F74">
            <w:pPr>
              <w:rPr>
                <w:rFonts w:ascii="Times New Roman" w:hAnsi="Times New Roman" w:cs="Times New Roman"/>
                <w:sz w:val="24"/>
                <w:szCs w:val="24"/>
              </w:rPr>
            </w:pPr>
            <w:r>
              <w:rPr>
                <w:rFonts w:ascii="Times New Roman" w:hAnsi="Times New Roman" w:cs="Times New Roman"/>
                <w:sz w:val="24"/>
                <w:szCs w:val="24"/>
              </w:rPr>
              <w:t>IT20278380</w:t>
            </w:r>
          </w:p>
        </w:tc>
        <w:tc>
          <w:tcPr>
            <w:tcW w:w="3600" w:type="dxa"/>
            <w:vAlign w:val="center"/>
          </w:tcPr>
          <w:p w14:paraId="426627B9" w14:textId="58051C05" w:rsidR="00695E84" w:rsidRPr="00C11099" w:rsidRDefault="007C52BE" w:rsidP="00B0017B">
            <w:pPr>
              <w:rPr>
                <w:rFonts w:ascii="Times New Roman" w:hAnsi="Times New Roman" w:cs="Times New Roman"/>
                <w:sz w:val="24"/>
                <w:szCs w:val="24"/>
              </w:rPr>
            </w:pPr>
            <w:r>
              <w:rPr>
                <w:rFonts w:ascii="Times New Roman" w:hAnsi="Times New Roman" w:cs="Times New Roman"/>
                <w:sz w:val="24"/>
                <w:szCs w:val="24"/>
              </w:rPr>
              <w:t>J P P WICKRAMASINHA</w:t>
            </w:r>
          </w:p>
        </w:tc>
        <w:tc>
          <w:tcPr>
            <w:tcW w:w="4860" w:type="dxa"/>
            <w:vAlign w:val="center"/>
          </w:tcPr>
          <w:p w14:paraId="4F5C8214" w14:textId="65C12C2A" w:rsidR="004258EA" w:rsidRDefault="003D5262" w:rsidP="00531EB4">
            <w:pPr>
              <w:rPr>
                <w:rFonts w:ascii="Times New Roman" w:hAnsi="Times New Roman" w:cs="Times New Roman"/>
                <w:sz w:val="24"/>
                <w:szCs w:val="24"/>
              </w:rPr>
            </w:pPr>
            <w:r>
              <w:rPr>
                <w:rFonts w:ascii="Times New Roman" w:hAnsi="Times New Roman" w:cs="Times New Roman"/>
                <w:sz w:val="24"/>
                <w:szCs w:val="24"/>
              </w:rPr>
              <w:t>User Management</w:t>
            </w:r>
            <w:r w:rsidR="007A1F74">
              <w:rPr>
                <w:rFonts w:ascii="Times New Roman" w:hAnsi="Times New Roman" w:cs="Times New Roman"/>
                <w:sz w:val="24"/>
                <w:szCs w:val="24"/>
              </w:rPr>
              <w:t xml:space="preserve"> – </w:t>
            </w:r>
          </w:p>
          <w:p w14:paraId="640EC9E2" w14:textId="68D3E5DD" w:rsidR="007A1F74" w:rsidRPr="007A1F74" w:rsidRDefault="007A1F74" w:rsidP="007A1F74">
            <w:pPr>
              <w:jc w:val="both"/>
              <w:rPr>
                <w:rFonts w:ascii="Times New Roman" w:hAnsi="Times New Roman" w:cs="Times New Roman"/>
                <w:sz w:val="24"/>
                <w:szCs w:val="24"/>
              </w:rPr>
            </w:pPr>
            <w:r w:rsidRPr="007A1F74">
              <w:rPr>
                <w:rFonts w:ascii="Times New Roman" w:hAnsi="Times New Roman" w:cs="Times New Roman"/>
                <w:sz w:val="24"/>
                <w:szCs w:val="24"/>
              </w:rPr>
              <w:t>Once a customer registers, they are put on a pending list. Once the user registers with the system as a valid user, the customer can pay the monthly bill online based on their consumption. The user can also update their data if they need to, as well as delete any unwanted data</w:t>
            </w:r>
            <w:r w:rsidR="004E4EA5">
              <w:rPr>
                <w:rFonts w:ascii="Times New Roman" w:hAnsi="Times New Roman" w:cs="Times New Roman"/>
                <w:sz w:val="24"/>
                <w:szCs w:val="24"/>
              </w:rPr>
              <w:t>,</w:t>
            </w:r>
          </w:p>
        </w:tc>
      </w:tr>
      <w:tr w:rsidR="00695E84" w:rsidRPr="00C11099" w14:paraId="39D80155" w14:textId="77777777" w:rsidTr="00CF3FF6">
        <w:trPr>
          <w:trHeight w:val="432"/>
        </w:trPr>
        <w:tc>
          <w:tcPr>
            <w:tcW w:w="1890" w:type="dxa"/>
            <w:vAlign w:val="center"/>
          </w:tcPr>
          <w:p w14:paraId="5E1FFB05" w14:textId="2675597F" w:rsidR="00695E84" w:rsidRPr="00C11099" w:rsidRDefault="007C52BE" w:rsidP="003364F5">
            <w:pPr>
              <w:rPr>
                <w:rFonts w:ascii="Times New Roman" w:hAnsi="Times New Roman" w:cs="Times New Roman"/>
                <w:sz w:val="24"/>
                <w:szCs w:val="24"/>
              </w:rPr>
            </w:pPr>
            <w:r w:rsidRPr="00F32307">
              <w:rPr>
                <w:rFonts w:ascii="Times New Roman" w:hAnsi="Times New Roman" w:cs="Times New Roman"/>
                <w:sz w:val="24"/>
                <w:szCs w:val="24"/>
              </w:rPr>
              <w:t>IT20276232</w:t>
            </w:r>
          </w:p>
        </w:tc>
        <w:tc>
          <w:tcPr>
            <w:tcW w:w="3600" w:type="dxa"/>
            <w:vAlign w:val="center"/>
          </w:tcPr>
          <w:p w14:paraId="0BEDD1E0" w14:textId="0FD3F52F" w:rsidR="00695E84" w:rsidRPr="00C11099" w:rsidRDefault="007C52BE" w:rsidP="003364F5">
            <w:pPr>
              <w:rPr>
                <w:rFonts w:ascii="Times New Roman" w:hAnsi="Times New Roman" w:cs="Times New Roman"/>
                <w:sz w:val="24"/>
                <w:szCs w:val="24"/>
              </w:rPr>
            </w:pPr>
            <w:r w:rsidRPr="00F32307">
              <w:rPr>
                <w:rFonts w:ascii="Times New Roman" w:hAnsi="Times New Roman" w:cs="Times New Roman"/>
                <w:sz w:val="24"/>
                <w:szCs w:val="24"/>
              </w:rPr>
              <w:t>U K M C ULPATHAKUMBURA</w:t>
            </w:r>
          </w:p>
        </w:tc>
        <w:tc>
          <w:tcPr>
            <w:tcW w:w="4860" w:type="dxa"/>
            <w:vAlign w:val="center"/>
          </w:tcPr>
          <w:p w14:paraId="708C5E33" w14:textId="232EFE99" w:rsidR="00D0479C" w:rsidRDefault="00B0017B" w:rsidP="00531EB4">
            <w:pPr>
              <w:rPr>
                <w:rFonts w:ascii="Times New Roman" w:hAnsi="Times New Roman" w:cs="Times New Roman"/>
                <w:sz w:val="24"/>
                <w:szCs w:val="24"/>
              </w:rPr>
            </w:pPr>
            <w:r w:rsidRPr="004373A5">
              <w:rPr>
                <w:rFonts w:ascii="Times New Roman" w:hAnsi="Times New Roman" w:cs="Times New Roman"/>
                <w:sz w:val="24"/>
                <w:szCs w:val="24"/>
              </w:rPr>
              <w:t>User Assign and Power Plant Management</w:t>
            </w:r>
            <w:r w:rsidR="007A1F74">
              <w:rPr>
                <w:rFonts w:ascii="Times New Roman" w:hAnsi="Times New Roman" w:cs="Times New Roman"/>
                <w:sz w:val="24"/>
                <w:szCs w:val="24"/>
              </w:rPr>
              <w:t xml:space="preserve"> –</w:t>
            </w:r>
          </w:p>
          <w:p w14:paraId="3D9936CC" w14:textId="3A431117" w:rsidR="007A1F74" w:rsidRPr="004E4EA5" w:rsidRDefault="004E4EA5" w:rsidP="004E4EA5">
            <w:pPr>
              <w:jc w:val="both"/>
              <w:rPr>
                <w:rFonts w:ascii="Times New Roman" w:hAnsi="Times New Roman" w:cs="Times New Roman"/>
                <w:sz w:val="24"/>
                <w:szCs w:val="24"/>
              </w:rPr>
            </w:pPr>
            <w:r w:rsidRPr="004E4EA5">
              <w:rPr>
                <w:rFonts w:ascii="Times New Roman" w:hAnsi="Times New Roman" w:cs="Times New Roman"/>
                <w:sz w:val="24"/>
                <w:szCs w:val="24"/>
              </w:rPr>
              <w:t>This function selects only those who have registered correctly from the desired list, re-registers and inspects the relevant power plant for them. Also, the relevant power plant can be updated. If a customer is not properly registered or lacks accuracy, they can be removed from the waiting list.</w:t>
            </w:r>
          </w:p>
        </w:tc>
      </w:tr>
      <w:tr w:rsidR="00695E84" w:rsidRPr="00C11099" w14:paraId="4B5473A6" w14:textId="77777777" w:rsidTr="00CF3FF6">
        <w:trPr>
          <w:trHeight w:val="432"/>
        </w:trPr>
        <w:tc>
          <w:tcPr>
            <w:tcW w:w="1890" w:type="dxa"/>
            <w:vAlign w:val="center"/>
          </w:tcPr>
          <w:p w14:paraId="2EB7EFD3" w14:textId="12306885" w:rsidR="00695E84" w:rsidRPr="00C11099" w:rsidRDefault="007C52BE" w:rsidP="00EF7673">
            <w:pPr>
              <w:rPr>
                <w:rFonts w:ascii="Times New Roman" w:hAnsi="Times New Roman" w:cs="Times New Roman"/>
                <w:sz w:val="24"/>
                <w:szCs w:val="24"/>
              </w:rPr>
            </w:pPr>
            <w:r w:rsidRPr="00F32307">
              <w:rPr>
                <w:rFonts w:ascii="Times New Roman" w:hAnsi="Times New Roman" w:cs="Times New Roman"/>
                <w:sz w:val="24"/>
                <w:szCs w:val="24"/>
              </w:rPr>
              <w:t>IT20243876</w:t>
            </w:r>
          </w:p>
        </w:tc>
        <w:tc>
          <w:tcPr>
            <w:tcW w:w="3600" w:type="dxa"/>
            <w:vAlign w:val="center"/>
          </w:tcPr>
          <w:p w14:paraId="6178323D" w14:textId="428694B3" w:rsidR="00695E84" w:rsidRPr="00C11099" w:rsidRDefault="007C52BE" w:rsidP="00EF7673">
            <w:pPr>
              <w:rPr>
                <w:rFonts w:ascii="Times New Roman" w:hAnsi="Times New Roman" w:cs="Times New Roman"/>
                <w:sz w:val="24"/>
                <w:szCs w:val="24"/>
              </w:rPr>
            </w:pPr>
            <w:r w:rsidRPr="00F32307">
              <w:rPr>
                <w:rFonts w:ascii="Times New Roman" w:hAnsi="Times New Roman" w:cs="Times New Roman"/>
                <w:sz w:val="24"/>
                <w:szCs w:val="24"/>
              </w:rPr>
              <w:t>T J N PRIYADARSHANI</w:t>
            </w:r>
          </w:p>
        </w:tc>
        <w:tc>
          <w:tcPr>
            <w:tcW w:w="4860" w:type="dxa"/>
            <w:vAlign w:val="center"/>
          </w:tcPr>
          <w:p w14:paraId="02894814" w14:textId="56C13F99" w:rsidR="009C052E" w:rsidRDefault="002D75F6" w:rsidP="00531EB4">
            <w:pPr>
              <w:rPr>
                <w:rFonts w:ascii="Times New Roman" w:hAnsi="Times New Roman" w:cs="Times New Roman"/>
                <w:sz w:val="24"/>
                <w:szCs w:val="24"/>
              </w:rPr>
            </w:pPr>
            <w:r w:rsidRPr="004373A5">
              <w:rPr>
                <w:rFonts w:ascii="Times New Roman" w:hAnsi="Times New Roman" w:cs="Times New Roman"/>
                <w:sz w:val="24"/>
                <w:szCs w:val="24"/>
              </w:rPr>
              <w:t>Meter Reader and Management</w:t>
            </w:r>
            <w:r w:rsidR="003820FA">
              <w:rPr>
                <w:rFonts w:ascii="Times New Roman" w:hAnsi="Times New Roman" w:cs="Times New Roman"/>
                <w:sz w:val="24"/>
                <w:szCs w:val="24"/>
              </w:rPr>
              <w:t xml:space="preserve"> –</w:t>
            </w:r>
          </w:p>
          <w:p w14:paraId="5B2C3E07" w14:textId="2721084B" w:rsidR="003820FA" w:rsidRPr="003820FA" w:rsidRDefault="003820FA" w:rsidP="003820FA">
            <w:pPr>
              <w:jc w:val="both"/>
              <w:rPr>
                <w:rFonts w:ascii="Times New Roman" w:hAnsi="Times New Roman" w:cs="Times New Roman"/>
                <w:sz w:val="24"/>
                <w:szCs w:val="24"/>
              </w:rPr>
            </w:pPr>
            <w:r w:rsidRPr="003820FA">
              <w:rPr>
                <w:rFonts w:ascii="Times New Roman" w:hAnsi="Times New Roman" w:cs="Times New Roman"/>
                <w:sz w:val="24"/>
                <w:szCs w:val="24"/>
              </w:rPr>
              <w:t>This function is used to Meter readings. You must first select a user. You should then check the old bill of that user. If the bill is not paid, leave a comment and you will receive the meter status. The details are put in the new bill and the old bill is deleted. The bill is created with the number of units used for the new bill.</w:t>
            </w:r>
          </w:p>
        </w:tc>
      </w:tr>
      <w:tr w:rsidR="00695E84" w:rsidRPr="00C11099" w14:paraId="080DEA81" w14:textId="77777777" w:rsidTr="00CF3FF6">
        <w:trPr>
          <w:trHeight w:val="432"/>
        </w:trPr>
        <w:tc>
          <w:tcPr>
            <w:tcW w:w="1890" w:type="dxa"/>
            <w:vAlign w:val="center"/>
          </w:tcPr>
          <w:p w14:paraId="01E590BC" w14:textId="17EA46AE" w:rsidR="00695E84" w:rsidRPr="00C11099" w:rsidRDefault="007C52BE" w:rsidP="00C4658D">
            <w:pPr>
              <w:rPr>
                <w:rFonts w:ascii="Times New Roman" w:hAnsi="Times New Roman" w:cs="Times New Roman"/>
                <w:sz w:val="24"/>
                <w:szCs w:val="24"/>
              </w:rPr>
            </w:pPr>
            <w:r w:rsidRPr="00F32307">
              <w:rPr>
                <w:rFonts w:ascii="Times New Roman" w:hAnsi="Times New Roman" w:cs="Times New Roman"/>
                <w:sz w:val="24"/>
                <w:szCs w:val="24"/>
              </w:rPr>
              <w:t>IT20426958</w:t>
            </w:r>
          </w:p>
        </w:tc>
        <w:tc>
          <w:tcPr>
            <w:tcW w:w="3600" w:type="dxa"/>
            <w:vAlign w:val="center"/>
          </w:tcPr>
          <w:p w14:paraId="5EEE1F36" w14:textId="7507124B" w:rsidR="00695E84" w:rsidRPr="00C11099" w:rsidRDefault="007C52BE" w:rsidP="00C4658D">
            <w:pPr>
              <w:rPr>
                <w:rFonts w:ascii="Times New Roman" w:hAnsi="Times New Roman" w:cs="Times New Roman"/>
                <w:sz w:val="24"/>
                <w:szCs w:val="24"/>
              </w:rPr>
            </w:pPr>
            <w:r w:rsidRPr="00F32307">
              <w:rPr>
                <w:rFonts w:ascii="Times New Roman" w:hAnsi="Times New Roman" w:cs="Times New Roman"/>
                <w:sz w:val="24"/>
                <w:szCs w:val="24"/>
              </w:rPr>
              <w:t>M K H K RANATHUNGA</w:t>
            </w:r>
          </w:p>
        </w:tc>
        <w:tc>
          <w:tcPr>
            <w:tcW w:w="4860" w:type="dxa"/>
            <w:vAlign w:val="center"/>
          </w:tcPr>
          <w:p w14:paraId="1F0D7503" w14:textId="02450BE6" w:rsidR="00E35C61" w:rsidRDefault="00C4658D" w:rsidP="00531EB4">
            <w:pPr>
              <w:rPr>
                <w:rFonts w:ascii="Times New Roman" w:hAnsi="Times New Roman" w:cs="Times New Roman"/>
                <w:sz w:val="24"/>
                <w:szCs w:val="24"/>
              </w:rPr>
            </w:pPr>
            <w:r w:rsidRPr="004373A5">
              <w:rPr>
                <w:rFonts w:ascii="Times New Roman" w:hAnsi="Times New Roman" w:cs="Times New Roman"/>
                <w:sz w:val="24"/>
                <w:szCs w:val="24"/>
              </w:rPr>
              <w:t>Billing Management</w:t>
            </w:r>
            <w:r w:rsidR="00150AB8">
              <w:rPr>
                <w:rFonts w:ascii="Times New Roman" w:hAnsi="Times New Roman" w:cs="Times New Roman"/>
                <w:sz w:val="24"/>
                <w:szCs w:val="24"/>
              </w:rPr>
              <w:t xml:space="preserve"> – </w:t>
            </w:r>
          </w:p>
          <w:p w14:paraId="70304D2F" w14:textId="0C81D029" w:rsidR="00150AB8" w:rsidRPr="003D62B5" w:rsidRDefault="003D62B5" w:rsidP="003D62B5">
            <w:pPr>
              <w:jc w:val="both"/>
              <w:rPr>
                <w:rFonts w:ascii="Times New Roman" w:hAnsi="Times New Roman" w:cs="Times New Roman"/>
                <w:sz w:val="24"/>
                <w:szCs w:val="24"/>
              </w:rPr>
            </w:pPr>
            <w:r w:rsidRPr="003D62B5">
              <w:rPr>
                <w:rFonts w:ascii="Times New Roman" w:hAnsi="Times New Roman" w:cs="Times New Roman"/>
                <w:sz w:val="24"/>
                <w:szCs w:val="24"/>
              </w:rPr>
              <w:t>This function calculates the monthly bill based on the number of units consumed by the customer and automatically sends the bill to the customer. Also, if a customer does not make payments for two consecutive months, the customer's electricity will be cut off. It is also possible to update the bill as and when required.</w:t>
            </w:r>
          </w:p>
        </w:tc>
      </w:tr>
    </w:tbl>
    <w:p w14:paraId="5FE781EB" w14:textId="67663C2F" w:rsidR="006258D2" w:rsidRPr="00CA7E17" w:rsidRDefault="00177984" w:rsidP="00412A83">
      <w:pPr>
        <w:pStyle w:val="Heading1"/>
        <w:numPr>
          <w:ilvl w:val="0"/>
          <w:numId w:val="2"/>
        </w:numPr>
        <w:rPr>
          <w:rFonts w:ascii="Times New Roman" w:hAnsi="Times New Roman" w:cs="Times New Roman"/>
          <w:b/>
          <w:bCs/>
          <w:color w:val="auto"/>
          <w:sz w:val="28"/>
          <w:szCs w:val="28"/>
        </w:rPr>
      </w:pPr>
      <w:bookmarkStart w:id="3" w:name="_Toc101893191"/>
      <w:r w:rsidRPr="00CA7E17">
        <w:rPr>
          <w:rFonts w:ascii="Times New Roman" w:hAnsi="Times New Roman" w:cs="Times New Roman"/>
          <w:b/>
          <w:bCs/>
          <w:color w:val="auto"/>
          <w:sz w:val="28"/>
          <w:szCs w:val="28"/>
        </w:rPr>
        <w:lastRenderedPageBreak/>
        <w:t>Git Repository</w:t>
      </w:r>
      <w:bookmarkEnd w:id="3"/>
    </w:p>
    <w:p w14:paraId="581FD5ED" w14:textId="77777777" w:rsidR="008779C8" w:rsidRPr="008779C8" w:rsidRDefault="008779C8" w:rsidP="008779C8"/>
    <w:p w14:paraId="39D833EF" w14:textId="0C0D22BD" w:rsidR="006D7A89" w:rsidRDefault="00177984" w:rsidP="000D3050">
      <w:pPr>
        <w:ind w:right="-180"/>
        <w:rPr>
          <w:rStyle w:val="Hyperlink"/>
          <w:rFonts w:ascii="Times New Roman" w:hAnsi="Times New Roman" w:cs="Times New Roman"/>
          <w:sz w:val="28"/>
          <w:szCs w:val="28"/>
        </w:rPr>
      </w:pPr>
      <w:r>
        <w:rPr>
          <w:rFonts w:ascii="Times New Roman" w:hAnsi="Times New Roman" w:cs="Times New Roman"/>
          <w:sz w:val="28"/>
          <w:szCs w:val="28"/>
        </w:rPr>
        <w:t xml:space="preserve">Link: </w:t>
      </w:r>
      <w:r w:rsidRPr="000C3159">
        <w:rPr>
          <w:rFonts w:ascii="Times New Roman" w:hAnsi="Times New Roman" w:cs="Times New Roman"/>
          <w:sz w:val="24"/>
          <w:szCs w:val="24"/>
        </w:rPr>
        <w:t>-</w:t>
      </w:r>
      <w:r w:rsidR="008779C8" w:rsidRPr="000C3159">
        <w:rPr>
          <w:rFonts w:ascii="Times New Roman" w:hAnsi="Times New Roman" w:cs="Times New Roman"/>
          <w:sz w:val="24"/>
          <w:szCs w:val="24"/>
        </w:rPr>
        <w:t xml:space="preserve"> </w:t>
      </w:r>
      <w:hyperlink r:id="rId9" w:history="1">
        <w:r w:rsidR="000C3159" w:rsidRPr="000C3159">
          <w:rPr>
            <w:rStyle w:val="Hyperlink"/>
            <w:rFonts w:ascii="Times New Roman" w:hAnsi="Times New Roman" w:cs="Times New Roman"/>
            <w:sz w:val="28"/>
            <w:szCs w:val="28"/>
          </w:rPr>
          <w:t>https://github.com/IT20278380/PAF_Project2022_SLIIT_GID_8/pulse</w:t>
        </w:r>
      </w:hyperlink>
    </w:p>
    <w:p w14:paraId="6EFA64B4" w14:textId="77777777" w:rsidR="00C06747" w:rsidRPr="000D3050" w:rsidRDefault="00C06747" w:rsidP="000D3050">
      <w:pPr>
        <w:ind w:right="-180"/>
        <w:rPr>
          <w:rFonts w:ascii="Times New Roman" w:hAnsi="Times New Roman" w:cs="Times New Roman"/>
          <w:sz w:val="28"/>
          <w:szCs w:val="28"/>
        </w:rPr>
      </w:pPr>
    </w:p>
    <w:p w14:paraId="75040613" w14:textId="16F64880" w:rsidR="00CF7D93" w:rsidRDefault="00493F2B" w:rsidP="00412A83">
      <w:pPr>
        <w:pStyle w:val="Heading1"/>
        <w:numPr>
          <w:ilvl w:val="0"/>
          <w:numId w:val="2"/>
        </w:numPr>
        <w:rPr>
          <w:rFonts w:ascii="Times New Roman" w:hAnsi="Times New Roman" w:cs="Times New Roman"/>
          <w:b/>
          <w:bCs/>
          <w:color w:val="auto"/>
          <w:sz w:val="28"/>
          <w:szCs w:val="28"/>
        </w:rPr>
      </w:pPr>
      <w:bookmarkStart w:id="4" w:name="_Toc101893192"/>
      <w:r w:rsidRPr="00493F2B">
        <w:rPr>
          <w:rFonts w:ascii="Times New Roman" w:hAnsi="Times New Roman" w:cs="Times New Roman"/>
          <w:b/>
          <w:bCs/>
          <w:color w:val="auto"/>
          <w:sz w:val="28"/>
          <w:szCs w:val="28"/>
        </w:rPr>
        <w:t xml:space="preserve">SE </w:t>
      </w:r>
      <w:r>
        <w:rPr>
          <w:rFonts w:ascii="Times New Roman" w:hAnsi="Times New Roman" w:cs="Times New Roman"/>
          <w:b/>
          <w:bCs/>
          <w:color w:val="auto"/>
          <w:sz w:val="28"/>
          <w:szCs w:val="28"/>
        </w:rPr>
        <w:t>M</w:t>
      </w:r>
      <w:r w:rsidRPr="00493F2B">
        <w:rPr>
          <w:rFonts w:ascii="Times New Roman" w:hAnsi="Times New Roman" w:cs="Times New Roman"/>
          <w:b/>
          <w:bCs/>
          <w:color w:val="auto"/>
          <w:sz w:val="28"/>
          <w:szCs w:val="28"/>
        </w:rPr>
        <w:t>ethodology/</w:t>
      </w:r>
      <w:r>
        <w:rPr>
          <w:rFonts w:ascii="Times New Roman" w:hAnsi="Times New Roman" w:cs="Times New Roman"/>
          <w:b/>
          <w:bCs/>
          <w:color w:val="auto"/>
          <w:sz w:val="28"/>
          <w:szCs w:val="28"/>
        </w:rPr>
        <w:t>M</w:t>
      </w:r>
      <w:r w:rsidRPr="00493F2B">
        <w:rPr>
          <w:rFonts w:ascii="Times New Roman" w:hAnsi="Times New Roman" w:cs="Times New Roman"/>
          <w:b/>
          <w:bCs/>
          <w:color w:val="auto"/>
          <w:sz w:val="28"/>
          <w:szCs w:val="28"/>
        </w:rPr>
        <w:t>ethods (</w:t>
      </w:r>
      <w:r w:rsidR="00B156E6">
        <w:rPr>
          <w:rFonts w:ascii="Times New Roman" w:hAnsi="Times New Roman" w:cs="Times New Roman"/>
          <w:b/>
          <w:bCs/>
          <w:color w:val="auto"/>
          <w:sz w:val="28"/>
          <w:szCs w:val="28"/>
        </w:rPr>
        <w:t>W</w:t>
      </w:r>
      <w:r w:rsidRPr="00493F2B">
        <w:rPr>
          <w:rFonts w:ascii="Times New Roman" w:hAnsi="Times New Roman" w:cs="Times New Roman"/>
          <w:b/>
          <w:bCs/>
          <w:color w:val="auto"/>
          <w:sz w:val="28"/>
          <w:szCs w:val="28"/>
        </w:rPr>
        <w:t xml:space="preserve">ith </w:t>
      </w:r>
      <w:r w:rsidR="00B156E6">
        <w:rPr>
          <w:rFonts w:ascii="Times New Roman" w:hAnsi="Times New Roman" w:cs="Times New Roman"/>
          <w:b/>
          <w:bCs/>
          <w:color w:val="auto"/>
          <w:sz w:val="28"/>
          <w:szCs w:val="28"/>
        </w:rPr>
        <w:t>J</w:t>
      </w:r>
      <w:r w:rsidRPr="00493F2B">
        <w:rPr>
          <w:rFonts w:ascii="Times New Roman" w:hAnsi="Times New Roman" w:cs="Times New Roman"/>
          <w:b/>
          <w:bCs/>
          <w:color w:val="auto"/>
          <w:sz w:val="28"/>
          <w:szCs w:val="28"/>
        </w:rPr>
        <w:t>ustification)</w:t>
      </w:r>
      <w:bookmarkEnd w:id="4"/>
    </w:p>
    <w:p w14:paraId="01481AC4" w14:textId="77777777" w:rsidR="00C06747" w:rsidRPr="00C06747" w:rsidRDefault="00C06747" w:rsidP="00C06747"/>
    <w:p w14:paraId="70EBD3A2" w14:textId="39C90D31" w:rsidR="00D05817" w:rsidRDefault="00D05817" w:rsidP="000D3050">
      <w:pPr>
        <w:ind w:left="-630" w:firstLine="630"/>
        <w:jc w:val="both"/>
        <w:rPr>
          <w:rFonts w:ascii="Times New Roman" w:hAnsi="Times New Roman" w:cs="Times New Roman"/>
          <w:sz w:val="24"/>
          <w:szCs w:val="24"/>
          <w:lang w:val="en-SG"/>
        </w:rPr>
      </w:pPr>
      <w:r w:rsidRPr="00D05817">
        <w:rPr>
          <w:rFonts w:ascii="Times New Roman" w:hAnsi="Times New Roman" w:cs="Times New Roman"/>
          <w:sz w:val="24"/>
          <w:szCs w:val="24"/>
          <w:lang w:val="en-SG"/>
        </w:rPr>
        <w:t>What is Agile?</w:t>
      </w:r>
    </w:p>
    <w:p w14:paraId="710BD249" w14:textId="77777777" w:rsidR="00C06747" w:rsidRPr="00D05817" w:rsidRDefault="00C06747" w:rsidP="000D3050">
      <w:pPr>
        <w:ind w:left="-630" w:firstLine="630"/>
        <w:jc w:val="both"/>
        <w:rPr>
          <w:rFonts w:ascii="Times New Roman" w:hAnsi="Times New Roman" w:cs="Times New Roman"/>
          <w:sz w:val="24"/>
          <w:szCs w:val="24"/>
          <w:lang w:val="en-SG"/>
        </w:rPr>
      </w:pPr>
    </w:p>
    <w:p w14:paraId="2EA7AB07" w14:textId="717C5F5B" w:rsidR="0095181F" w:rsidRDefault="0095181F" w:rsidP="00CF7D93">
      <w:pPr>
        <w:ind w:firstLine="360"/>
        <w:jc w:val="both"/>
        <w:rPr>
          <w:rFonts w:ascii="Times New Roman" w:hAnsi="Times New Roman" w:cs="Times New Roman"/>
          <w:sz w:val="24"/>
          <w:szCs w:val="24"/>
        </w:rPr>
      </w:pPr>
      <w:r w:rsidRPr="000D7A67">
        <w:rPr>
          <w:rFonts w:ascii="Times New Roman" w:hAnsi="Times New Roman" w:cs="Times New Roman"/>
          <w:sz w:val="24"/>
          <w:szCs w:val="24"/>
        </w:rPr>
        <w:t>Agile Software Development is a methodology for creating a disciplined software management process that also allows for rapid changes to the development project. This methodology reduces risk by building software in short time periods known as iterations, which typically run one week to one month.</w:t>
      </w:r>
    </w:p>
    <w:p w14:paraId="4B6312B4" w14:textId="77777777" w:rsidR="00C06747" w:rsidRDefault="00C06747" w:rsidP="00CF7D93">
      <w:pPr>
        <w:ind w:firstLine="360"/>
        <w:jc w:val="both"/>
        <w:rPr>
          <w:rFonts w:ascii="Times New Roman" w:hAnsi="Times New Roman" w:cs="Times New Roman"/>
          <w:sz w:val="24"/>
          <w:szCs w:val="24"/>
        </w:rPr>
      </w:pPr>
    </w:p>
    <w:tbl>
      <w:tblPr>
        <w:tblStyle w:val="TableGrid"/>
        <w:tblW w:w="10260" w:type="dxa"/>
        <w:tblInd w:w="-455" w:type="dxa"/>
        <w:tblLook w:val="04A0" w:firstRow="1" w:lastRow="0" w:firstColumn="1" w:lastColumn="0" w:noHBand="0" w:noVBand="1"/>
      </w:tblPr>
      <w:tblGrid>
        <w:gridCol w:w="5130"/>
        <w:gridCol w:w="5130"/>
      </w:tblGrid>
      <w:tr w:rsidR="00D05817" w14:paraId="533ADBC1" w14:textId="77777777" w:rsidTr="00C06747">
        <w:trPr>
          <w:trHeight w:val="2960"/>
        </w:trPr>
        <w:tc>
          <w:tcPr>
            <w:tcW w:w="5130" w:type="dxa"/>
            <w:vAlign w:val="center"/>
          </w:tcPr>
          <w:p w14:paraId="5728705B" w14:textId="2A2AC853" w:rsidR="00520C8D" w:rsidRPr="00520C8D" w:rsidRDefault="00520C8D" w:rsidP="000D3050">
            <w:pPr>
              <w:ind w:left="348"/>
              <w:rPr>
                <w:rFonts w:ascii="Times New Roman" w:hAnsi="Times New Roman" w:cs="Times New Roman"/>
                <w:sz w:val="24"/>
                <w:szCs w:val="24"/>
              </w:rPr>
            </w:pPr>
            <w:r w:rsidRPr="00520C8D">
              <w:rPr>
                <w:rFonts w:ascii="Times New Roman" w:hAnsi="Times New Roman" w:cs="Times New Roman"/>
                <w:sz w:val="24"/>
                <w:szCs w:val="24"/>
              </w:rPr>
              <w:t>Agile development methodology has a few advantages.</w:t>
            </w:r>
            <w:r>
              <w:rPr>
                <w:rFonts w:ascii="Times New Roman" w:hAnsi="Times New Roman" w:cs="Times New Roman"/>
                <w:sz w:val="24"/>
                <w:szCs w:val="24"/>
              </w:rPr>
              <w:t xml:space="preserve"> </w:t>
            </w:r>
            <w:r w:rsidRPr="00520C8D">
              <w:rPr>
                <w:rFonts w:ascii="Times New Roman" w:hAnsi="Times New Roman" w:cs="Times New Roman"/>
                <w:sz w:val="24"/>
                <w:szCs w:val="24"/>
              </w:rPr>
              <w:t>Agile</w:t>
            </w:r>
            <w:r>
              <w:rPr>
                <w:rFonts w:ascii="Times New Roman" w:hAnsi="Times New Roman" w:cs="Times New Roman"/>
                <w:sz w:val="24"/>
                <w:szCs w:val="24"/>
              </w:rPr>
              <w:t xml:space="preserve"> </w:t>
            </w:r>
            <w:r w:rsidRPr="00520C8D">
              <w:rPr>
                <w:rFonts w:ascii="Times New Roman" w:hAnsi="Times New Roman" w:cs="Times New Roman"/>
                <w:sz w:val="24"/>
                <w:szCs w:val="24"/>
              </w:rPr>
              <w:t>Development Methodology's Drawbacks</w:t>
            </w:r>
          </w:p>
          <w:p w14:paraId="5E1658B0" w14:textId="0667EFCE" w:rsidR="00D05817" w:rsidRDefault="00520C8D" w:rsidP="00CF7D93">
            <w:pPr>
              <w:ind w:left="348"/>
              <w:rPr>
                <w:rFonts w:ascii="Times New Roman" w:hAnsi="Times New Roman" w:cs="Times New Roman"/>
                <w:sz w:val="24"/>
                <w:szCs w:val="24"/>
              </w:rPr>
            </w:pPr>
            <w:r w:rsidRPr="00520C8D">
              <w:rPr>
                <w:rFonts w:ascii="Times New Roman" w:hAnsi="Times New Roman" w:cs="Times New Roman"/>
                <w:sz w:val="24"/>
                <w:szCs w:val="24"/>
              </w:rPr>
              <w:t>This methodology employs an adaptive strategy that allows it to adjust to changing client needs, among other things.</w:t>
            </w:r>
            <w:r>
              <w:rPr>
                <w:rFonts w:ascii="Times New Roman" w:hAnsi="Times New Roman" w:cs="Times New Roman"/>
                <w:sz w:val="24"/>
                <w:szCs w:val="24"/>
              </w:rPr>
              <w:t xml:space="preserve"> </w:t>
            </w:r>
            <w:r w:rsidRPr="00520C8D">
              <w:rPr>
                <w:rFonts w:ascii="Times New Roman" w:hAnsi="Times New Roman" w:cs="Times New Roman"/>
                <w:sz w:val="24"/>
                <w:szCs w:val="24"/>
              </w:rPr>
              <w:t>Because this practice concentrates on working software rather than documentation, it may result in documentation gaps and other issues.</w:t>
            </w:r>
          </w:p>
        </w:tc>
        <w:tc>
          <w:tcPr>
            <w:tcW w:w="5130" w:type="dxa"/>
            <w:vAlign w:val="center"/>
          </w:tcPr>
          <w:p w14:paraId="5DE0E664" w14:textId="77777777" w:rsidR="00161EE9" w:rsidRPr="00161EE9" w:rsidRDefault="00161EE9" w:rsidP="00161EE9">
            <w:pPr>
              <w:rPr>
                <w:rFonts w:ascii="Times New Roman" w:hAnsi="Times New Roman" w:cs="Times New Roman"/>
                <w:sz w:val="24"/>
                <w:szCs w:val="24"/>
              </w:rPr>
            </w:pPr>
            <w:r w:rsidRPr="00161EE9">
              <w:rPr>
                <w:rFonts w:ascii="Times New Roman" w:hAnsi="Times New Roman" w:cs="Times New Roman"/>
                <w:sz w:val="24"/>
                <w:szCs w:val="24"/>
              </w:rPr>
              <w:t>Agile Development Methodology's Drawbacks</w:t>
            </w:r>
          </w:p>
          <w:p w14:paraId="17F37268" w14:textId="77777777" w:rsidR="00161EE9" w:rsidRPr="00161EE9" w:rsidRDefault="00161EE9" w:rsidP="00161EE9">
            <w:pPr>
              <w:rPr>
                <w:rFonts w:ascii="Times New Roman" w:hAnsi="Times New Roman" w:cs="Times New Roman"/>
                <w:sz w:val="24"/>
                <w:szCs w:val="24"/>
              </w:rPr>
            </w:pPr>
          </w:p>
          <w:p w14:paraId="1A553E11" w14:textId="7178BEB8" w:rsidR="00D05817" w:rsidRDefault="00161EE9" w:rsidP="00161EE9">
            <w:pPr>
              <w:rPr>
                <w:rFonts w:ascii="Times New Roman" w:hAnsi="Times New Roman" w:cs="Times New Roman"/>
                <w:sz w:val="24"/>
                <w:szCs w:val="24"/>
              </w:rPr>
            </w:pPr>
            <w:r w:rsidRPr="00161EE9">
              <w:rPr>
                <w:rFonts w:ascii="Times New Roman" w:hAnsi="Times New Roman" w:cs="Times New Roman"/>
                <w:sz w:val="24"/>
                <w:szCs w:val="24"/>
              </w:rPr>
              <w:t>Because this practice concentrates on working software rather than documentation, it may result in documentation gaps and other issues.</w:t>
            </w:r>
          </w:p>
        </w:tc>
      </w:tr>
    </w:tbl>
    <w:p w14:paraId="5EE0DB84" w14:textId="32D16BEB" w:rsidR="00B90E33" w:rsidRDefault="00B90E33" w:rsidP="000D3050">
      <w:pPr>
        <w:ind w:right="-630"/>
        <w:jc w:val="both"/>
        <w:rPr>
          <w:rFonts w:ascii="Times New Roman" w:hAnsi="Times New Roman" w:cs="Times New Roman"/>
          <w:sz w:val="24"/>
          <w:szCs w:val="24"/>
        </w:rPr>
      </w:pPr>
    </w:p>
    <w:p w14:paraId="2725D8C2" w14:textId="77777777" w:rsidR="00C06747" w:rsidRDefault="00C06747" w:rsidP="000D3050">
      <w:pPr>
        <w:ind w:right="-630"/>
        <w:jc w:val="both"/>
        <w:rPr>
          <w:rFonts w:ascii="Times New Roman" w:hAnsi="Times New Roman" w:cs="Times New Roman"/>
          <w:sz w:val="24"/>
          <w:szCs w:val="24"/>
        </w:rPr>
      </w:pPr>
    </w:p>
    <w:p w14:paraId="2BDAC46C" w14:textId="71F961C4" w:rsidR="000A05A0" w:rsidRDefault="000A05A0" w:rsidP="000A05A0">
      <w:pPr>
        <w:ind w:left="-630" w:right="-630" w:firstLine="360"/>
        <w:jc w:val="both"/>
        <w:rPr>
          <w:rFonts w:ascii="Times New Roman" w:hAnsi="Times New Roman" w:cs="Times New Roman"/>
          <w:sz w:val="24"/>
          <w:szCs w:val="24"/>
        </w:rPr>
      </w:pPr>
      <w:r w:rsidRPr="000A05A0">
        <w:rPr>
          <w:rFonts w:ascii="Times New Roman" w:hAnsi="Times New Roman" w:cs="Times New Roman"/>
          <w:sz w:val="24"/>
          <w:szCs w:val="24"/>
        </w:rPr>
        <w:t>How did we structure ourselves as a team to operate with Agile?</w:t>
      </w:r>
    </w:p>
    <w:p w14:paraId="07288D80" w14:textId="77777777" w:rsidR="00C06747" w:rsidRPr="000A05A0" w:rsidRDefault="00C06747" w:rsidP="000A05A0">
      <w:pPr>
        <w:ind w:left="-630" w:right="-630" w:firstLine="360"/>
        <w:jc w:val="both"/>
        <w:rPr>
          <w:rFonts w:ascii="Times New Roman" w:hAnsi="Times New Roman" w:cs="Times New Roman"/>
          <w:sz w:val="24"/>
          <w:szCs w:val="24"/>
        </w:rPr>
      </w:pPr>
    </w:p>
    <w:p w14:paraId="2F6F6CC0" w14:textId="75EDFA64" w:rsidR="0066103D" w:rsidRDefault="000A05A0" w:rsidP="000D3050">
      <w:pPr>
        <w:ind w:firstLine="360"/>
        <w:jc w:val="both"/>
        <w:rPr>
          <w:rFonts w:ascii="Times New Roman" w:hAnsi="Times New Roman" w:cs="Times New Roman"/>
          <w:sz w:val="24"/>
          <w:szCs w:val="24"/>
        </w:rPr>
      </w:pPr>
      <w:r w:rsidRPr="000A05A0">
        <w:rPr>
          <w:rFonts w:ascii="Times New Roman" w:hAnsi="Times New Roman" w:cs="Times New Roman"/>
          <w:sz w:val="24"/>
          <w:szCs w:val="24"/>
        </w:rPr>
        <w:t>After talks (modify the requirements or accept the team's proposals), the scope of work was occasionally altered to accommodate new requirements. This is referred to as Aiglet’s flexibility advantage. We divided the scenario's requirements into five micro services after recognizing them. This is another benefit of using Agile approach, which allows you to divide down work and consider microservices as tiny cycles (known as Sprints in Scrum). Because of the discussions with team members, they work closely together and have a clear understanding of their roles, and the work done within a cycle is frequently reassessed to improve the result.</w:t>
      </w:r>
    </w:p>
    <w:p w14:paraId="7F215BAD" w14:textId="4D5E2BA5" w:rsidR="008F0036" w:rsidRDefault="00C06747" w:rsidP="00412A83">
      <w:pPr>
        <w:pStyle w:val="Heading1"/>
        <w:numPr>
          <w:ilvl w:val="0"/>
          <w:numId w:val="2"/>
        </w:numPr>
        <w:rPr>
          <w:rFonts w:ascii="Times New Roman" w:hAnsi="Times New Roman" w:cs="Times New Roman"/>
          <w:b/>
          <w:bCs/>
          <w:color w:val="auto"/>
          <w:sz w:val="28"/>
          <w:szCs w:val="28"/>
        </w:rPr>
      </w:pPr>
      <w:bookmarkStart w:id="5" w:name="_Toc101893193"/>
      <w:r>
        <w:rPr>
          <w:noProof/>
        </w:rPr>
        <w:lastRenderedPageBreak/>
        <mc:AlternateContent>
          <mc:Choice Requires="wpg">
            <w:drawing>
              <wp:anchor distT="0" distB="0" distL="114300" distR="114300" simplePos="0" relativeHeight="250967552" behindDoc="0" locked="0" layoutInCell="1" allowOverlap="1" wp14:anchorId="0719AAEE" wp14:editId="6D114E07">
                <wp:simplePos x="0" y="0"/>
                <wp:positionH relativeFrom="column">
                  <wp:posOffset>-481186</wp:posOffset>
                </wp:positionH>
                <wp:positionV relativeFrom="paragraph">
                  <wp:posOffset>455930</wp:posOffset>
                </wp:positionV>
                <wp:extent cx="6922439" cy="3288030"/>
                <wp:effectExtent l="19050" t="19050" r="12065" b="26670"/>
                <wp:wrapTopAndBottom/>
                <wp:docPr id="22" name="Group 22"/>
                <wp:cNvGraphicFramePr/>
                <a:graphic xmlns:a="http://schemas.openxmlformats.org/drawingml/2006/main">
                  <a:graphicData uri="http://schemas.microsoft.com/office/word/2010/wordprocessingGroup">
                    <wpg:wgp>
                      <wpg:cNvGrpSpPr/>
                      <wpg:grpSpPr>
                        <a:xfrm>
                          <a:off x="0" y="0"/>
                          <a:ext cx="6922439" cy="3288030"/>
                          <a:chOff x="0" y="0"/>
                          <a:chExt cx="6858635" cy="3288030"/>
                        </a:xfrm>
                      </wpg:grpSpPr>
                      <wpg:grpSp>
                        <wpg:cNvPr id="4" name="Group 4"/>
                        <wpg:cNvGrpSpPr/>
                        <wpg:grpSpPr>
                          <a:xfrm>
                            <a:off x="0" y="0"/>
                            <a:ext cx="6858635" cy="3288030"/>
                            <a:chOff x="0" y="0"/>
                            <a:chExt cx="6858635" cy="3288665"/>
                          </a:xfrm>
                        </wpg:grpSpPr>
                        <pic:pic xmlns:pic="http://schemas.openxmlformats.org/drawingml/2006/picture">
                          <pic:nvPicPr>
                            <pic:cNvPr id="17" name="Picture 17" descr="Chart, bar chart&#10;&#10;Description automatically generated"/>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635" cy="3288665"/>
                            </a:xfrm>
                            <a:prstGeom prst="rect">
                              <a:avLst/>
                            </a:prstGeom>
                            <a:noFill/>
                            <a:ln w="19050">
                              <a:solidFill>
                                <a:schemeClr val="tx1"/>
                              </a:solidFill>
                            </a:ln>
                          </pic:spPr>
                        </pic:pic>
                        <wps:wsp>
                          <wps:cNvPr id="3" name="Rectangle 3"/>
                          <wps:cNvSpPr/>
                          <wps:spPr>
                            <a:xfrm>
                              <a:off x="2676443" y="68446"/>
                              <a:ext cx="3991554" cy="206734"/>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 name="Text Box 1"/>
                        <wps:cNvSpPr txBox="1"/>
                        <wps:spPr>
                          <a:xfrm>
                            <a:off x="2493562" y="100219"/>
                            <a:ext cx="572494" cy="214685"/>
                          </a:xfrm>
                          <a:prstGeom prst="rect">
                            <a:avLst/>
                          </a:prstGeom>
                          <a:noFill/>
                          <a:ln>
                            <a:noFill/>
                          </a:ln>
                        </wps:spPr>
                        <wps:txbx>
                          <w:txbxContent>
                            <w:p w14:paraId="374F4F13" w14:textId="399C06FC" w:rsidR="00FA2962" w:rsidRPr="00881423" w:rsidRDefault="00FA2962" w:rsidP="003B5AFC">
                              <w:pPr>
                                <w:rPr>
                                  <w:rFonts w:cstheme="minorHAnsi"/>
                                  <w:b/>
                                  <w:bCs/>
                                  <w:color w:val="262626" w:themeColor="text1" w:themeTint="D9"/>
                                  <w:sz w:val="18"/>
                                  <w:szCs w:val="18"/>
                                </w:rPr>
                              </w:pPr>
                              <w:r w:rsidRPr="00881423">
                                <w:rPr>
                                  <w:rFonts w:cstheme="minorHAnsi"/>
                                  <w:b/>
                                  <w:bCs/>
                                  <w:color w:val="262626" w:themeColor="text1" w:themeTint="D9"/>
                                  <w:sz w:val="18"/>
                                  <w:szCs w:val="18"/>
                                </w:rPr>
                                <w:t>10-Mar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2875225" y="100219"/>
                            <a:ext cx="572494" cy="230533"/>
                          </a:xfrm>
                          <a:prstGeom prst="rect">
                            <a:avLst/>
                          </a:prstGeom>
                          <a:noFill/>
                          <a:ln>
                            <a:noFill/>
                          </a:ln>
                        </wps:spPr>
                        <wps:txbx>
                          <w:txbxContent>
                            <w:p w14:paraId="68697844" w14:textId="3F6D9A26" w:rsidR="00FA2962" w:rsidRPr="00881423" w:rsidRDefault="00FA2962" w:rsidP="003B5AFC">
                              <w:pPr>
                                <w:rPr>
                                  <w:rFonts w:cstheme="minorHAnsi"/>
                                  <w:b/>
                                  <w:bCs/>
                                  <w:color w:val="262626" w:themeColor="text1" w:themeTint="D9"/>
                                  <w:sz w:val="18"/>
                                  <w:szCs w:val="18"/>
                                </w:rPr>
                              </w:pPr>
                              <w:r w:rsidRPr="00881423">
                                <w:rPr>
                                  <w:rFonts w:cstheme="minorHAnsi"/>
                                  <w:b/>
                                  <w:bCs/>
                                  <w:color w:val="262626" w:themeColor="text1" w:themeTint="D9"/>
                                  <w:sz w:val="18"/>
                                  <w:szCs w:val="18"/>
                                </w:rPr>
                                <w:t>1</w:t>
                              </w:r>
                              <w:r>
                                <w:rPr>
                                  <w:rFonts w:cstheme="minorHAnsi"/>
                                  <w:b/>
                                  <w:bCs/>
                                  <w:color w:val="262626" w:themeColor="text1" w:themeTint="D9"/>
                                  <w:sz w:val="18"/>
                                  <w:szCs w:val="18"/>
                                </w:rPr>
                                <w:t>5</w:t>
                              </w:r>
                              <w:r w:rsidRPr="00881423">
                                <w:rPr>
                                  <w:rFonts w:cstheme="minorHAnsi"/>
                                  <w:b/>
                                  <w:bCs/>
                                  <w:color w:val="262626" w:themeColor="text1" w:themeTint="D9"/>
                                  <w:sz w:val="18"/>
                                  <w:szCs w:val="18"/>
                                </w:rPr>
                                <w:t>-Mar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3256887" y="100219"/>
                            <a:ext cx="572494" cy="230533"/>
                          </a:xfrm>
                          <a:prstGeom prst="rect">
                            <a:avLst/>
                          </a:prstGeom>
                          <a:noFill/>
                          <a:ln>
                            <a:noFill/>
                          </a:ln>
                        </wps:spPr>
                        <wps:txbx>
                          <w:txbxContent>
                            <w:p w14:paraId="1FCE0205" w14:textId="093B3F09"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20</w:t>
                              </w:r>
                              <w:r w:rsidRPr="00881423">
                                <w:rPr>
                                  <w:rFonts w:cstheme="minorHAnsi"/>
                                  <w:b/>
                                  <w:bCs/>
                                  <w:color w:val="262626" w:themeColor="text1" w:themeTint="D9"/>
                                  <w:sz w:val="18"/>
                                  <w:szCs w:val="18"/>
                                </w:rPr>
                                <w:t>-Mar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3630599" y="100219"/>
                            <a:ext cx="588093" cy="222554"/>
                          </a:xfrm>
                          <a:prstGeom prst="rect">
                            <a:avLst/>
                          </a:prstGeom>
                          <a:noFill/>
                          <a:ln>
                            <a:noFill/>
                          </a:ln>
                        </wps:spPr>
                        <wps:txbx>
                          <w:txbxContent>
                            <w:p w14:paraId="668C74AF" w14:textId="12A7D366"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25</w:t>
                              </w:r>
                              <w:r w:rsidRPr="00881423">
                                <w:rPr>
                                  <w:rFonts w:cstheme="minorHAnsi"/>
                                  <w:b/>
                                  <w:bCs/>
                                  <w:color w:val="262626" w:themeColor="text1" w:themeTint="D9"/>
                                  <w:sz w:val="18"/>
                                  <w:szCs w:val="18"/>
                                </w:rPr>
                                <w:t>-Mar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020212" y="100219"/>
                            <a:ext cx="540385" cy="206375"/>
                          </a:xfrm>
                          <a:prstGeom prst="rect">
                            <a:avLst/>
                          </a:prstGeom>
                          <a:noFill/>
                          <a:ln>
                            <a:noFill/>
                          </a:ln>
                        </wps:spPr>
                        <wps:txbx>
                          <w:txbxContent>
                            <w:p w14:paraId="66735E20" w14:textId="2E060C46"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30</w:t>
                              </w:r>
                              <w:r w:rsidRPr="00881423">
                                <w:rPr>
                                  <w:rFonts w:cstheme="minorHAnsi"/>
                                  <w:b/>
                                  <w:bCs/>
                                  <w:color w:val="262626" w:themeColor="text1" w:themeTint="D9"/>
                                  <w:sz w:val="18"/>
                                  <w:szCs w:val="18"/>
                                </w:rPr>
                                <w:t>-Mar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4441632" y="100219"/>
                            <a:ext cx="540688" cy="206679"/>
                          </a:xfrm>
                          <a:prstGeom prst="rect">
                            <a:avLst/>
                          </a:prstGeom>
                          <a:noFill/>
                          <a:ln>
                            <a:noFill/>
                          </a:ln>
                        </wps:spPr>
                        <wps:txbx>
                          <w:txbxContent>
                            <w:p w14:paraId="36B1CC65" w14:textId="77777777"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30</w:t>
                              </w:r>
                              <w:r w:rsidRPr="00881423">
                                <w:rPr>
                                  <w:rFonts w:cstheme="minorHAnsi"/>
                                  <w:b/>
                                  <w:bCs/>
                                  <w:color w:val="262626" w:themeColor="text1" w:themeTint="D9"/>
                                  <w:sz w:val="18"/>
                                  <w:szCs w:val="18"/>
                                </w:rPr>
                                <w:t>-Mar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4847148" y="100219"/>
                            <a:ext cx="485030" cy="278275"/>
                          </a:xfrm>
                          <a:prstGeom prst="rect">
                            <a:avLst/>
                          </a:prstGeom>
                          <a:noFill/>
                          <a:ln>
                            <a:noFill/>
                          </a:ln>
                        </wps:spPr>
                        <wps:txbx>
                          <w:txbxContent>
                            <w:p w14:paraId="3898D2A2" w14:textId="76E105BF"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5-Apr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5204957" y="100219"/>
                            <a:ext cx="548640" cy="278130"/>
                          </a:xfrm>
                          <a:prstGeom prst="rect">
                            <a:avLst/>
                          </a:prstGeom>
                          <a:noFill/>
                          <a:ln>
                            <a:noFill/>
                          </a:ln>
                        </wps:spPr>
                        <wps:txbx>
                          <w:txbxContent>
                            <w:p w14:paraId="6FD027FC" w14:textId="1C8D9FC6"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10-Apr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5610473" y="92268"/>
                            <a:ext cx="596348" cy="278130"/>
                          </a:xfrm>
                          <a:prstGeom prst="rect">
                            <a:avLst/>
                          </a:prstGeom>
                          <a:noFill/>
                          <a:ln>
                            <a:noFill/>
                          </a:ln>
                        </wps:spPr>
                        <wps:txbx>
                          <w:txbxContent>
                            <w:p w14:paraId="258FCE5A" w14:textId="62355BAF"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15-Apr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5984185" y="100219"/>
                            <a:ext cx="628153" cy="278130"/>
                          </a:xfrm>
                          <a:prstGeom prst="rect">
                            <a:avLst/>
                          </a:prstGeom>
                          <a:noFill/>
                          <a:ln>
                            <a:noFill/>
                          </a:ln>
                        </wps:spPr>
                        <wps:txbx>
                          <w:txbxContent>
                            <w:p w14:paraId="524CB160" w14:textId="69D91F1F"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20-Apr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719AAEE" id="Group 22" o:spid="_x0000_s1026" style="position:absolute;left:0;text-align:left;margin-left:-37.9pt;margin-top:35.9pt;width:545.05pt;height:258.9pt;z-index:250967552;mso-width-relative:margin" coordsize="68586,32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">
                <v:group id="Group 4" o:spid="_x0000_s1027" style="position:absolute;width:68586;height:32880" coordsize="68586,3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17" o:spid="_x0000_s1028" type="#_x0000_t75" alt="Chart, bar chart&#10;&#10;Description automatically generated" style="position:absolute;width:68586;height:32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" stroked="t" strokecolor="black [3213]" strokeweight="1.5pt">
                    <v:imagedata r:id="rId11" o:title="Chart, bar chart&#10;&#10;Description automatically generated"/>
                  </v:shape>
                  <v:rect id="Rectangle 3" o:spid="_x0000_s1029" style="position:absolute;left:26764;top:684;width:39915;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qxAAAANoAAAAPAAAAZHJzL2Rvd25yZXYueG1sRI9Ba8JA&#10;FITvgv9heUJvdaOF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HmT8yrEAAAA2gAAAA8A&#10;AAAAAAAAAAAAAAAABwIAAGRycy9kb3ducmV2LnhtbFBLBQYAAAAAAwADALcAAAD4AgAAAAA=&#10;" fillcolor="white [3212]" strokecolor="white [3212]" strokeweight="1pt"/>
                </v:group>
                <v:shapetype id="_x0000_t202" coordsize="21600,21600" o:spt="202" path="m,l,21600r21600,l21600,xe">
                  <v:stroke joinstyle="miter"/>
                  <v:path gradientshapeok="t" o:connecttype="rect"/>
                </v:shapetype>
                <v:shape id="Text Box 1" o:spid="_x0000_s1030" type="#_x0000_t202" style="position:absolute;left:24935;top:1002;width:5725;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" filled="f" stroked="f">
                  <v:textbox>
                    <w:txbxContent>
                      <w:p w14:paraId="374F4F13" w14:textId="399C06FC" w:rsidR="00FA2962" w:rsidRPr="00881423" w:rsidRDefault="00FA2962" w:rsidP="003B5AFC">
                        <w:pPr>
                          <w:rPr>
                            <w:rFonts w:cstheme="minorHAnsi"/>
                            <w:b/>
                            <w:bCs/>
                            <w:color w:val="262626" w:themeColor="text1" w:themeTint="D9"/>
                            <w:sz w:val="18"/>
                            <w:szCs w:val="18"/>
                          </w:rPr>
                        </w:pPr>
                        <w:r w:rsidRPr="00881423">
                          <w:rPr>
                            <w:rFonts w:cstheme="minorHAnsi"/>
                            <w:b/>
                            <w:bCs/>
                            <w:color w:val="262626" w:themeColor="text1" w:themeTint="D9"/>
                            <w:sz w:val="18"/>
                            <w:szCs w:val="18"/>
                          </w:rPr>
                          <w:t>10-Mar</w:t>
                        </w:r>
                      </w:p>
                    </w:txbxContent>
                  </v:textbox>
                </v:shape>
                <v:shape id="Text Box 11" o:spid="_x0000_s1031" type="#_x0000_t202" style="position:absolute;left:28752;top:1002;width:5725;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" filled="f" stroked="f">
                  <v:textbox>
                    <w:txbxContent>
                      <w:p w14:paraId="68697844" w14:textId="3F6D9A26" w:rsidR="00FA2962" w:rsidRPr="00881423" w:rsidRDefault="00FA2962" w:rsidP="003B5AFC">
                        <w:pPr>
                          <w:rPr>
                            <w:rFonts w:cstheme="minorHAnsi"/>
                            <w:b/>
                            <w:bCs/>
                            <w:color w:val="262626" w:themeColor="text1" w:themeTint="D9"/>
                            <w:sz w:val="18"/>
                            <w:szCs w:val="18"/>
                          </w:rPr>
                        </w:pPr>
                        <w:r w:rsidRPr="00881423">
                          <w:rPr>
                            <w:rFonts w:cstheme="minorHAnsi"/>
                            <w:b/>
                            <w:bCs/>
                            <w:color w:val="262626" w:themeColor="text1" w:themeTint="D9"/>
                            <w:sz w:val="18"/>
                            <w:szCs w:val="18"/>
                          </w:rPr>
                          <w:t>1</w:t>
                        </w:r>
                        <w:r>
                          <w:rPr>
                            <w:rFonts w:cstheme="minorHAnsi"/>
                            <w:b/>
                            <w:bCs/>
                            <w:color w:val="262626" w:themeColor="text1" w:themeTint="D9"/>
                            <w:sz w:val="18"/>
                            <w:szCs w:val="18"/>
                          </w:rPr>
                          <w:t>5</w:t>
                        </w:r>
                        <w:r w:rsidRPr="00881423">
                          <w:rPr>
                            <w:rFonts w:cstheme="minorHAnsi"/>
                            <w:b/>
                            <w:bCs/>
                            <w:color w:val="262626" w:themeColor="text1" w:themeTint="D9"/>
                            <w:sz w:val="18"/>
                            <w:szCs w:val="18"/>
                          </w:rPr>
                          <w:t>-Mar</w:t>
                        </w:r>
                      </w:p>
                    </w:txbxContent>
                  </v:textbox>
                </v:shape>
                <v:shape id="Text Box 12" o:spid="_x0000_s1032" type="#_x0000_t202" style="position:absolute;left:32568;top:1002;width:5725;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" filled="f" stroked="f">
                  <v:textbox>
                    <w:txbxContent>
                      <w:p w14:paraId="1FCE0205" w14:textId="093B3F09"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20</w:t>
                        </w:r>
                        <w:r w:rsidRPr="00881423">
                          <w:rPr>
                            <w:rFonts w:cstheme="minorHAnsi"/>
                            <w:b/>
                            <w:bCs/>
                            <w:color w:val="262626" w:themeColor="text1" w:themeTint="D9"/>
                            <w:sz w:val="18"/>
                            <w:szCs w:val="18"/>
                          </w:rPr>
                          <w:t>-Mar</w:t>
                        </w:r>
                      </w:p>
                    </w:txbxContent>
                  </v:textbox>
                </v:shape>
                <v:shape id="Text Box 13" o:spid="_x0000_s1033" type="#_x0000_t202" style="position:absolute;left:36305;top:1002;width:5881;height:2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NTwQAAANsAAAAPAAAAZHJzL2Rvd25yZXYueG1sRE/dasIw&#10;FL4f+A7hCN4Mm86B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FjmM1PBAAAA2wAAAA8AAAAA&#10;AAAAAAAAAAAABwIAAGRycy9kb3ducmV2LnhtbFBLBQYAAAAAAwADALcAAAD1AgAAAAA=&#10;" filled="f" stroked="f">
                  <v:textbox>
                    <w:txbxContent>
                      <w:p w14:paraId="668C74AF" w14:textId="12A7D366"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25</w:t>
                        </w:r>
                        <w:r w:rsidRPr="00881423">
                          <w:rPr>
                            <w:rFonts w:cstheme="minorHAnsi"/>
                            <w:b/>
                            <w:bCs/>
                            <w:color w:val="262626" w:themeColor="text1" w:themeTint="D9"/>
                            <w:sz w:val="18"/>
                            <w:szCs w:val="18"/>
                          </w:rPr>
                          <w:t>-Mar</w:t>
                        </w:r>
                      </w:p>
                    </w:txbxContent>
                  </v:textbox>
                </v:shape>
                <v:shape id="Text Box 14" o:spid="_x0000_s1034" type="#_x0000_t202" style="position:absolute;left:40202;top:1002;width:5403;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6snwQAAANsAAAAPAAAAZHJzL2Rvd25yZXYueG1sRE/dasIw&#10;FL4f+A7hCN4Mm06G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NcPqyfBAAAA2wAAAA8AAAAA&#10;AAAAAAAAAAAABwIAAGRycy9kb3ducmV2LnhtbFBLBQYAAAAAAwADALcAAAD1AgAAAAA=&#10;" filled="f" stroked="f">
                  <v:textbox>
                    <w:txbxContent>
                      <w:p w14:paraId="66735E20" w14:textId="2E060C46"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30</w:t>
                        </w:r>
                        <w:r w:rsidRPr="00881423">
                          <w:rPr>
                            <w:rFonts w:cstheme="minorHAnsi"/>
                            <w:b/>
                            <w:bCs/>
                            <w:color w:val="262626" w:themeColor="text1" w:themeTint="D9"/>
                            <w:sz w:val="18"/>
                            <w:szCs w:val="18"/>
                          </w:rPr>
                          <w:t>-Mar</w:t>
                        </w:r>
                      </w:p>
                    </w:txbxContent>
                  </v:textbox>
                </v:shape>
                <v:shape id="Text Box 15" o:spid="_x0000_s1035" type="#_x0000_t202" style="position:absolute;left:44416;top:1002;width:5407;height:2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68wQAAANsAAAAPAAAAZHJzL2Rvd25yZXYueG1sRE/dasIw&#10;FL4f+A7hCN4Mm06Y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LhDDrzBAAAA2wAAAA8AAAAA&#10;AAAAAAAAAAAABwIAAGRycy9kb3ducmV2LnhtbFBLBQYAAAAAAwADALcAAAD1AgAAAAA=&#10;" filled="f" stroked="f">
                  <v:textbox>
                    <w:txbxContent>
                      <w:p w14:paraId="36B1CC65" w14:textId="77777777"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30</w:t>
                        </w:r>
                        <w:r w:rsidRPr="00881423">
                          <w:rPr>
                            <w:rFonts w:cstheme="minorHAnsi"/>
                            <w:b/>
                            <w:bCs/>
                            <w:color w:val="262626" w:themeColor="text1" w:themeTint="D9"/>
                            <w:sz w:val="18"/>
                            <w:szCs w:val="18"/>
                          </w:rPr>
                          <w:t>-Mar</w:t>
                        </w:r>
                      </w:p>
                    </w:txbxContent>
                  </v:textbox>
                </v:shape>
                <v:shape id="Text Box 18" o:spid="_x0000_s1036" type="#_x0000_t202" style="position:absolute;left:48471;top:1002;width:4850;height:2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" filled="f" stroked="f">
                  <v:textbox>
                    <w:txbxContent>
                      <w:p w14:paraId="3898D2A2" w14:textId="76E105BF"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5-Apr</w:t>
                        </w:r>
                      </w:p>
                    </w:txbxContent>
                  </v:textbox>
                </v:shape>
                <v:shape id="Text Box 19" o:spid="_x0000_s1037" type="#_x0000_t202" style="position:absolute;left:52049;top:1002;width:5486;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" filled="f" stroked="f">
                  <v:textbox>
                    <w:txbxContent>
                      <w:p w14:paraId="6FD027FC" w14:textId="1C8D9FC6"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10-Apr</w:t>
                        </w:r>
                      </w:p>
                    </w:txbxContent>
                  </v:textbox>
                </v:shape>
                <v:shape id="Text Box 20" o:spid="_x0000_s1038" type="#_x0000_t202" style="position:absolute;left:56104;top:922;width:59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" filled="f" stroked="f">
                  <v:textbox>
                    <w:txbxContent>
                      <w:p w14:paraId="258FCE5A" w14:textId="62355BAF"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15-Apr</w:t>
                        </w:r>
                      </w:p>
                    </w:txbxContent>
                  </v:textbox>
                </v:shape>
                <v:shape id="Text Box 21" o:spid="_x0000_s1039" type="#_x0000_t202" style="position:absolute;left:59841;top:1002;width:6282;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" filled="f" stroked="f">
                  <v:textbox>
                    <w:txbxContent>
                      <w:p w14:paraId="524CB160" w14:textId="69D91F1F" w:rsidR="00FA2962" w:rsidRPr="00881423" w:rsidRDefault="00FA2962" w:rsidP="003B5AFC">
                        <w:pPr>
                          <w:rPr>
                            <w:rFonts w:cstheme="minorHAnsi"/>
                            <w:b/>
                            <w:bCs/>
                            <w:color w:val="262626" w:themeColor="text1" w:themeTint="D9"/>
                            <w:sz w:val="18"/>
                            <w:szCs w:val="18"/>
                          </w:rPr>
                        </w:pPr>
                        <w:r>
                          <w:rPr>
                            <w:rFonts w:cstheme="minorHAnsi"/>
                            <w:b/>
                            <w:bCs/>
                            <w:color w:val="262626" w:themeColor="text1" w:themeTint="D9"/>
                            <w:sz w:val="18"/>
                            <w:szCs w:val="18"/>
                          </w:rPr>
                          <w:t>20-Apr</w:t>
                        </w:r>
                      </w:p>
                    </w:txbxContent>
                  </v:textbox>
                </v:shape>
                <w10:wrap type="topAndBottom"/>
              </v:group>
            </w:pict>
          </mc:Fallback>
        </mc:AlternateContent>
      </w:r>
      <w:r w:rsidR="0066103D" w:rsidRPr="0066103D">
        <w:rPr>
          <w:rFonts w:ascii="Times New Roman" w:hAnsi="Times New Roman" w:cs="Times New Roman"/>
          <w:b/>
          <w:bCs/>
          <w:color w:val="auto"/>
          <w:sz w:val="28"/>
          <w:szCs w:val="28"/>
        </w:rPr>
        <w:t>Time Schedule</w:t>
      </w:r>
      <w:bookmarkEnd w:id="5"/>
    </w:p>
    <w:p w14:paraId="027E87CA" w14:textId="69699D44" w:rsidR="00441E31" w:rsidRPr="008F0036" w:rsidRDefault="00441E31" w:rsidP="008F0036">
      <w:pPr>
        <w:pStyle w:val="Heading1"/>
        <w:numPr>
          <w:ilvl w:val="0"/>
          <w:numId w:val="0"/>
        </w:numPr>
        <w:rPr>
          <w:rFonts w:ascii="Times New Roman" w:hAnsi="Times New Roman" w:cs="Times New Roman"/>
          <w:b/>
          <w:bCs/>
          <w:color w:val="auto"/>
          <w:sz w:val="28"/>
          <w:szCs w:val="28"/>
        </w:rPr>
      </w:pPr>
    </w:p>
    <w:p w14:paraId="663F0145" w14:textId="7FC098E1" w:rsidR="0089586D" w:rsidRDefault="007A4EC5" w:rsidP="00412A83">
      <w:pPr>
        <w:pStyle w:val="Heading1"/>
        <w:numPr>
          <w:ilvl w:val="0"/>
          <w:numId w:val="42"/>
        </w:numPr>
        <w:rPr>
          <w:rFonts w:ascii="Times New Roman" w:hAnsi="Times New Roman" w:cs="Times New Roman"/>
          <w:b/>
          <w:bCs/>
          <w:color w:val="auto"/>
          <w:sz w:val="28"/>
          <w:szCs w:val="28"/>
        </w:rPr>
      </w:pPr>
      <w:bookmarkStart w:id="6" w:name="_Toc101893194"/>
      <w:r w:rsidRPr="007A4EC5">
        <w:rPr>
          <w:rFonts w:ascii="Times New Roman" w:hAnsi="Times New Roman" w:cs="Times New Roman"/>
          <w:b/>
          <w:bCs/>
          <w:color w:val="auto"/>
          <w:sz w:val="28"/>
          <w:szCs w:val="28"/>
        </w:rPr>
        <w:t>Requirements</w:t>
      </w:r>
      <w:bookmarkEnd w:id="6"/>
    </w:p>
    <w:p w14:paraId="5BFE8B02" w14:textId="22FFE0C2" w:rsidR="009C6EEF" w:rsidRPr="00637BDB" w:rsidRDefault="00637BDB" w:rsidP="00412A83">
      <w:pPr>
        <w:pStyle w:val="Heading2"/>
        <w:numPr>
          <w:ilvl w:val="1"/>
          <w:numId w:val="4"/>
        </w:numPr>
        <w:ind w:left="1170"/>
        <w:rPr>
          <w:rFonts w:ascii="Times New Roman" w:hAnsi="Times New Roman" w:cs="Times New Roman"/>
          <w:b/>
          <w:bCs/>
          <w:color w:val="auto"/>
          <w:sz w:val="28"/>
          <w:szCs w:val="28"/>
        </w:rPr>
      </w:pPr>
      <w:bookmarkStart w:id="7" w:name="_Toc101893195"/>
      <w:r>
        <w:rPr>
          <w:rFonts w:ascii="Times New Roman" w:hAnsi="Times New Roman" w:cs="Times New Roman"/>
          <w:noProof/>
          <w:sz w:val="24"/>
          <w:szCs w:val="24"/>
        </w:rPr>
        <mc:AlternateContent>
          <mc:Choice Requires="wpg">
            <w:drawing>
              <wp:anchor distT="0" distB="0" distL="114300" distR="114300" simplePos="0" relativeHeight="250975744" behindDoc="0" locked="0" layoutInCell="1" allowOverlap="1" wp14:anchorId="19A2D832" wp14:editId="643733B9">
                <wp:simplePos x="0" y="0"/>
                <wp:positionH relativeFrom="margin">
                  <wp:posOffset>212917</wp:posOffset>
                </wp:positionH>
                <wp:positionV relativeFrom="paragraph">
                  <wp:posOffset>290632</wp:posOffset>
                </wp:positionV>
                <wp:extent cx="5287645" cy="3245485"/>
                <wp:effectExtent l="38100" t="57150" r="46355" b="50165"/>
                <wp:wrapTopAndBottom/>
                <wp:docPr id="206" name="Group 206"/>
                <wp:cNvGraphicFramePr/>
                <a:graphic xmlns:a="http://schemas.openxmlformats.org/drawingml/2006/main">
                  <a:graphicData uri="http://schemas.microsoft.com/office/word/2010/wordprocessingGroup">
                    <wpg:wgp>
                      <wpg:cNvGrpSpPr/>
                      <wpg:grpSpPr>
                        <a:xfrm>
                          <a:off x="0" y="0"/>
                          <a:ext cx="5287645" cy="3245485"/>
                          <a:chOff x="79850" y="-159702"/>
                          <a:chExt cx="7233101" cy="4781063"/>
                        </a:xfrm>
                      </wpg:grpSpPr>
                      <wps:wsp>
                        <wps:cNvPr id="24" name="Oval 24"/>
                        <wps:cNvSpPr/>
                        <wps:spPr>
                          <a:xfrm>
                            <a:off x="79850" y="-159702"/>
                            <a:ext cx="7233101" cy="4781063"/>
                          </a:xfrm>
                          <a:prstGeom prst="ellipse">
                            <a:avLst/>
                          </a:prstGeom>
                          <a:solidFill>
                            <a:schemeClr val="accent6">
                              <a:lumMod val="75000"/>
                            </a:schemeClr>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09550" y="361950"/>
                            <a:ext cx="5200650" cy="3524250"/>
                          </a:xfrm>
                          <a:prstGeom prst="ellipse">
                            <a:avLst/>
                          </a:prstGeom>
                          <a:solidFill>
                            <a:schemeClr val="accent6">
                              <a:lumMod val="60000"/>
                              <a:lumOff val="40000"/>
                            </a:schemeClr>
                          </a:solidFill>
                          <a:ln>
                            <a:solidFill>
                              <a:schemeClr val="accent6">
                                <a:lumMod val="60000"/>
                                <a:lumOff val="40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476250" y="857250"/>
                            <a:ext cx="3676650" cy="2505075"/>
                          </a:xfrm>
                          <a:prstGeom prst="ellipse">
                            <a:avLst/>
                          </a:prstGeom>
                          <a:solidFill>
                            <a:schemeClr val="accent6">
                              <a:lumMod val="40000"/>
                              <a:lumOff val="60000"/>
                            </a:schemeClr>
                          </a:solidFill>
                          <a:ln>
                            <a:solidFill>
                              <a:schemeClr val="accent3">
                                <a:lumMod val="40000"/>
                                <a:lumOff val="60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762000" y="1562100"/>
                            <a:ext cx="1581150" cy="1171575"/>
                          </a:xfrm>
                          <a:prstGeom prst="ellipse">
                            <a:avLst/>
                          </a:prstGeom>
                          <a:solidFill>
                            <a:schemeClr val="accent6">
                              <a:lumMod val="20000"/>
                              <a:lumOff val="80000"/>
                            </a:schemeClr>
                          </a:solidFill>
                          <a:ln>
                            <a:solidFill>
                              <a:schemeClr val="accent3">
                                <a:lumMod val="20000"/>
                                <a:lumOff val="80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ext Box 211"/>
                        <wps:cNvSpPr txBox="1"/>
                        <wps:spPr>
                          <a:xfrm>
                            <a:off x="866695" y="1885828"/>
                            <a:ext cx="1419225" cy="695281"/>
                          </a:xfrm>
                          <a:prstGeom prst="rect">
                            <a:avLst/>
                          </a:prstGeom>
                          <a:noFill/>
                          <a:ln>
                            <a:noFill/>
                          </a:ln>
                          <a:effectLst/>
                        </wps:spPr>
                        <wps:txbx>
                          <w:txbxContent>
                            <w:p w14:paraId="174CC511" w14:textId="77777777" w:rsidR="00FA2962" w:rsidRDefault="00FA2962" w:rsidP="009C6EEF">
                              <w:pPr>
                                <w:jc w:val="center"/>
                                <w:rPr>
                                  <w:rFonts w:ascii="Times New Roman" w:hAnsi="Times New Roman" w:cs="Times New Roman"/>
                                  <w:noProof/>
                                  <w:color w:val="000000" w:themeColor="text1"/>
                                  <w:sz w:val="28"/>
                                  <w:szCs w:val="28"/>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sz w:val="28"/>
                                  <w:szCs w:val="28"/>
                                  <w14:shadow w14:blurRad="50800" w14:dist="0" w14:dir="0" w14:sx="100000" w14:sy="100000" w14:kx="0" w14:ky="0" w14:algn="tl">
                                    <w14:srgbClr w14:val="000000"/>
                                  </w14:shadow>
                                  <w14:textOutline w14:w="8890" w14:cap="flat" w14:cmpd="sng" w14:algn="ctr">
                                    <w14:noFill/>
                                    <w14:prstDash w14:val="solid"/>
                                    <w14:miter w14:lim="0"/>
                                  </w14:textOutline>
                                </w:rPr>
                                <w:t>Gadget Badget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495550" y="1209675"/>
                            <a:ext cx="438150" cy="419100"/>
                          </a:xfrm>
                          <a:prstGeom prst="rect">
                            <a:avLst/>
                          </a:prstGeom>
                        </pic:spPr>
                      </pic:pic>
                      <pic:pic xmlns:pic="http://schemas.openxmlformats.org/drawingml/2006/picture">
                        <pic:nvPicPr>
                          <pic:cNvPr id="30" name="Pictur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295650" y="1943100"/>
                            <a:ext cx="438150" cy="447675"/>
                          </a:xfrm>
                          <a:prstGeom prst="rect">
                            <a:avLst/>
                          </a:prstGeom>
                        </pic:spPr>
                      </pic:pic>
                      <pic:pic xmlns:pic="http://schemas.openxmlformats.org/drawingml/2006/picture">
                        <pic:nvPicPr>
                          <pic:cNvPr id="31" name="Picture 3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86000" y="2581275"/>
                            <a:ext cx="438150" cy="447675"/>
                          </a:xfrm>
                          <a:prstGeom prst="rect">
                            <a:avLst/>
                          </a:prstGeom>
                        </pic:spPr>
                      </pic:pic>
                      <pic:pic xmlns:pic="http://schemas.openxmlformats.org/drawingml/2006/picture">
                        <pic:nvPicPr>
                          <pic:cNvPr id="32" name="Picture 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48125" y="981075"/>
                            <a:ext cx="381000" cy="361950"/>
                          </a:xfrm>
                          <a:prstGeom prst="rect">
                            <a:avLst/>
                          </a:prstGeom>
                        </pic:spPr>
                      </pic:pic>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438650" y="2276475"/>
                            <a:ext cx="438150" cy="419100"/>
                          </a:xfrm>
                          <a:prstGeom prst="rect">
                            <a:avLst/>
                          </a:prstGeom>
                        </pic:spPr>
                      </pic:pic>
                      <pic:pic xmlns:pic="http://schemas.openxmlformats.org/drawingml/2006/picture">
                        <pic:nvPicPr>
                          <pic:cNvPr id="34" name="Picture 3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62575" y="781050"/>
                            <a:ext cx="361950" cy="371475"/>
                          </a:xfrm>
                          <a:prstGeom prst="rect">
                            <a:avLst/>
                          </a:prstGeom>
                        </pic:spPr>
                      </pic:pic>
                      <pic:pic xmlns:pic="http://schemas.openxmlformats.org/drawingml/2006/picture">
                        <pic:nvPicPr>
                          <pic:cNvPr id="35" name="Picture 3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905500" y="1771650"/>
                            <a:ext cx="447675" cy="457200"/>
                          </a:xfrm>
                          <a:prstGeom prst="rect">
                            <a:avLst/>
                          </a:prstGeom>
                        </pic:spPr>
                      </pic:pic>
                      <pic:pic xmlns:pic="http://schemas.openxmlformats.org/drawingml/2006/picture">
                        <pic:nvPicPr>
                          <pic:cNvPr id="36" name="Picture 3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410200" y="2762250"/>
                            <a:ext cx="438150" cy="447675"/>
                          </a:xfrm>
                          <a:prstGeom prst="rect">
                            <a:avLst/>
                          </a:prstGeom>
                        </pic:spPr>
                      </pic:pic>
                      <wps:wsp>
                        <wps:cNvPr id="37" name="Text Box 221"/>
                        <wps:cNvSpPr txBox="1"/>
                        <wps:spPr>
                          <a:xfrm>
                            <a:off x="2390775" y="1628775"/>
                            <a:ext cx="685800" cy="295275"/>
                          </a:xfrm>
                          <a:prstGeom prst="rect">
                            <a:avLst/>
                          </a:prstGeom>
                          <a:noFill/>
                          <a:ln>
                            <a:noFill/>
                          </a:ln>
                          <a:effectLst/>
                        </wps:spPr>
                        <wps:txbx>
                          <w:txbxContent>
                            <w:p w14:paraId="284B36A0"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Tester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222"/>
                        <wps:cNvSpPr txBox="1"/>
                        <wps:spPr>
                          <a:xfrm>
                            <a:off x="3086100" y="2314575"/>
                            <a:ext cx="857250" cy="295275"/>
                          </a:xfrm>
                          <a:prstGeom prst="rect">
                            <a:avLst/>
                          </a:prstGeom>
                          <a:noFill/>
                          <a:ln>
                            <a:noFill/>
                          </a:ln>
                          <a:effectLst/>
                        </wps:spPr>
                        <wps:txbx>
                          <w:txbxContent>
                            <w:p w14:paraId="5EA29283"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Developer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223"/>
                        <wps:cNvSpPr txBox="1"/>
                        <wps:spPr>
                          <a:xfrm>
                            <a:off x="2181225" y="2962275"/>
                            <a:ext cx="685800" cy="295275"/>
                          </a:xfrm>
                          <a:prstGeom prst="rect">
                            <a:avLst/>
                          </a:prstGeom>
                          <a:noFill/>
                          <a:ln>
                            <a:noFill/>
                          </a:ln>
                          <a:effectLst/>
                        </wps:spPr>
                        <wps:txbx>
                          <w:txbxContent>
                            <w:p w14:paraId="094FE200"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Analyst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Text Box 224"/>
                        <wps:cNvSpPr txBox="1"/>
                        <wps:spPr>
                          <a:xfrm>
                            <a:off x="3857625" y="1295400"/>
                            <a:ext cx="685800" cy="295275"/>
                          </a:xfrm>
                          <a:prstGeom prst="rect">
                            <a:avLst/>
                          </a:prstGeom>
                          <a:noFill/>
                          <a:ln>
                            <a:noFill/>
                          </a:ln>
                          <a:effectLst/>
                        </wps:spPr>
                        <wps:txbx>
                          <w:txbxContent>
                            <w:p w14:paraId="379EA17A"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Text Box 225"/>
                        <wps:cNvSpPr txBox="1"/>
                        <wps:spPr>
                          <a:xfrm>
                            <a:off x="4333875" y="2638425"/>
                            <a:ext cx="685800" cy="495300"/>
                          </a:xfrm>
                          <a:prstGeom prst="rect">
                            <a:avLst/>
                          </a:prstGeom>
                          <a:noFill/>
                          <a:ln>
                            <a:noFill/>
                          </a:ln>
                          <a:effectLst/>
                        </wps:spPr>
                        <wps:txbx>
                          <w:txbxContent>
                            <w:p w14:paraId="7BF47845"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System Admin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Text Box 226"/>
                        <wps:cNvSpPr txBox="1"/>
                        <wps:spPr>
                          <a:xfrm>
                            <a:off x="5210175" y="1095375"/>
                            <a:ext cx="762000" cy="295275"/>
                          </a:xfrm>
                          <a:prstGeom prst="rect">
                            <a:avLst/>
                          </a:prstGeom>
                          <a:noFill/>
                          <a:ln>
                            <a:noFill/>
                          </a:ln>
                          <a:effectLst/>
                        </wps:spPr>
                        <wps:txbx>
                          <w:txbxContent>
                            <w:p w14:paraId="40878181"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Customer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Text Box 227"/>
                        <wps:cNvSpPr txBox="1"/>
                        <wps:spPr>
                          <a:xfrm>
                            <a:off x="5647800" y="2181085"/>
                            <a:ext cx="1085748" cy="266700"/>
                          </a:xfrm>
                          <a:prstGeom prst="rect">
                            <a:avLst/>
                          </a:prstGeom>
                          <a:noFill/>
                          <a:ln>
                            <a:noFill/>
                          </a:ln>
                          <a:effectLst/>
                        </wps:spPr>
                        <wps:txbx>
                          <w:txbxContent>
                            <w:p w14:paraId="2FB850CA"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Researcher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28"/>
                        <wps:cNvSpPr txBox="1"/>
                        <wps:spPr>
                          <a:xfrm>
                            <a:off x="5199682" y="3219034"/>
                            <a:ext cx="1152902" cy="666709"/>
                          </a:xfrm>
                          <a:prstGeom prst="rect">
                            <a:avLst/>
                          </a:prstGeom>
                          <a:noFill/>
                          <a:ln>
                            <a:noFill/>
                          </a:ln>
                          <a:effectLst/>
                        </wps:spPr>
                        <wps:txbx>
                          <w:txbxContent>
                            <w:p w14:paraId="18ADCB93"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Financial Beneficiaries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229"/>
                        <wps:cNvSpPr txBox="1"/>
                        <wps:spPr>
                          <a:xfrm>
                            <a:off x="3943350" y="4076700"/>
                            <a:ext cx="685800" cy="295275"/>
                          </a:xfrm>
                          <a:prstGeom prst="rect">
                            <a:avLst/>
                          </a:prstGeom>
                          <a:noFill/>
                          <a:ln>
                            <a:noFill/>
                          </a:ln>
                          <a:effectLst/>
                        </wps:spPr>
                        <wps:txbx>
                          <w:txbxContent>
                            <w:p w14:paraId="45116383"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Funder</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114800" y="3743325"/>
                            <a:ext cx="390525" cy="3714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A2D832" id="Group 206" o:spid="_x0000_s1040" style="position:absolute;left:0;text-align:left;margin-left:16.75pt;margin-top:22.9pt;width:416.35pt;height:255.55pt;z-index:250975744;mso-position-horizontal-relative:margin;mso-width-relative:margin;mso-height-relative:margin" coordorigin="798,-1597" coordsize="72331,4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">
                <v:oval id="Oval 24" o:spid="_x0000_s1041" style="position:absolute;left:798;top:-1597;width:72331;height:4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" fillcolor="#538135 [2409]" stroked="f" strokeweight="1pt">
                  <v:stroke joinstyle="miter"/>
                </v:oval>
                <v:oval id="Oval 25" o:spid="_x0000_s1042" style="position:absolute;left:2095;top:3619;width:52007;height:35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" fillcolor="#a8d08d [1945]" strokecolor="#a8d08d [1945]" strokeweight="1pt">
                  <v:stroke joinstyle="miter"/>
                  <v:shadow on="t" color="black" opacity="20971f" offset="0,2.2pt"/>
                </v:oval>
                <v:oval id="Oval 26" o:spid="_x0000_s1043" style="position:absolute;left:4762;top:8572;width:36767;height:2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" fillcolor="#c5e0b3 [1305]" strokecolor="#dbdbdb [1302]" strokeweight="1pt">
                  <v:stroke joinstyle="miter"/>
                  <v:shadow on="t" color="black" opacity="20971f" offset="0,2.2pt"/>
                </v:oval>
                <v:oval id="Oval 27" o:spid="_x0000_s1044" style="position:absolute;left:7620;top:15621;width:15811;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" fillcolor="#e2efd9 [665]" strokecolor="#ededed [662]" strokeweight="1pt">
                  <v:stroke joinstyle="miter"/>
                  <v:shadow on="t" color="black" opacity="20971f" offset="0,2.2pt"/>
                </v:oval>
                <v:shape id="Text Box 211" o:spid="_x0000_s1045" type="#_x0000_t202" style="position:absolute;left:8666;top:18858;width:14193;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74CC511" w14:textId="77777777" w:rsidR="00FA2962" w:rsidRDefault="00FA2962" w:rsidP="009C6EEF">
                        <w:pPr>
                          <w:jc w:val="center"/>
                          <w:rPr>
                            <w:rFonts w:ascii="Times New Roman" w:hAnsi="Times New Roman" w:cs="Times New Roman"/>
                            <w:noProof/>
                            <w:color w:val="000000" w:themeColor="text1"/>
                            <w:sz w:val="28"/>
                            <w:szCs w:val="28"/>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sz w:val="28"/>
                            <w:szCs w:val="28"/>
                            <w14:shadow w14:blurRad="50800" w14:dist="0" w14:dir="0" w14:sx="100000" w14:sy="100000" w14:kx="0" w14:ky="0" w14:algn="tl">
                              <w14:srgbClr w14:val="000000"/>
                            </w14:shadow>
                            <w14:textOutline w14:w="8890" w14:cap="flat" w14:cmpd="sng" w14:algn="ctr">
                              <w14:noFill/>
                              <w14:prstDash w14:val="solid"/>
                              <w14:miter w14:lim="0"/>
                            </w14:textOutline>
                          </w:rPr>
                          <w:t>Gadget Badget System</w:t>
                        </w:r>
                      </w:p>
                    </w:txbxContent>
                  </v:textbox>
                </v:shape>
                <v:shape id="Picture 29" o:spid="_x0000_s1046" type="#_x0000_t75" style="position:absolute;left:24955;top:12096;width:4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">
                  <v:imagedata r:id="rId18" o:title=""/>
                </v:shape>
                <v:shape id="Picture 30" o:spid="_x0000_s1047" type="#_x0000_t75" style="position:absolute;left:32956;top:19431;width:4382;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">
                  <v:imagedata r:id="rId19" o:title=""/>
                </v:shape>
                <v:shape id="Picture 31" o:spid="_x0000_s1048" type="#_x0000_t75" style="position:absolute;left:22860;top:25812;width:4381;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">
                  <v:imagedata r:id="rId19" o:title=""/>
                </v:shape>
                <v:shape id="Picture 32" o:spid="_x0000_s1049" type="#_x0000_t75" style="position:absolute;left:40481;top:9810;width:3810;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">
                  <v:imagedata r:id="rId20" o:title=""/>
                </v:shape>
                <v:shape id="Picture 33" o:spid="_x0000_s1050" type="#_x0000_t75" style="position:absolute;left:44386;top:22764;width:4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">
                  <v:imagedata r:id="rId18" o:title=""/>
                </v:shape>
                <v:shape id="Picture 34" o:spid="_x0000_s1051" type="#_x0000_t75" style="position:absolute;left:53625;top:7810;width:362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">
                  <v:imagedata r:id="rId21" o:title=""/>
                </v:shape>
                <v:shape id="Picture 35" o:spid="_x0000_s1052" type="#_x0000_t75" style="position:absolute;left:59055;top:17716;width:4476;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">
                  <v:imagedata r:id="rId22" o:title=""/>
                </v:shape>
                <v:shape id="Picture 36" o:spid="_x0000_s1053" type="#_x0000_t75" style="position:absolute;left:54102;top:27622;width:4381;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">
                  <v:imagedata r:id="rId19" o:title=""/>
                </v:shape>
                <v:shape id="Text Box 221" o:spid="_x0000_s1054" type="#_x0000_t202" style="position:absolute;left:23907;top:16287;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284B36A0"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Tester</w:t>
                        </w:r>
                      </w:p>
                    </w:txbxContent>
                  </v:textbox>
                </v:shape>
                <v:shape id="Text Box 222" o:spid="_x0000_s1055" type="#_x0000_t202" style="position:absolute;left:30861;top:23145;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EA29283"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Developer</w:t>
                        </w:r>
                      </w:p>
                    </w:txbxContent>
                  </v:textbox>
                </v:shape>
                <v:shape id="Text Box 223" o:spid="_x0000_s1056" type="#_x0000_t202" style="position:absolute;left:21812;top:29622;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94FE200"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Analyst</w:t>
                        </w:r>
                      </w:p>
                    </w:txbxContent>
                  </v:textbox>
                </v:shape>
                <v:shape id="Text Box 224" o:spid="_x0000_s1057" type="#_x0000_t202" style="position:absolute;left:38576;top:12954;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379EA17A"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User</w:t>
                        </w:r>
                      </w:p>
                    </w:txbxContent>
                  </v:textbox>
                </v:shape>
                <v:shape id="Text Box 225" o:spid="_x0000_s1058" type="#_x0000_t202" style="position:absolute;left:43338;top:26384;width:6858;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BF47845"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System Admin</w:t>
                        </w:r>
                      </w:p>
                    </w:txbxContent>
                  </v:textbox>
                </v:shape>
                <v:shape id="Text Box 226" o:spid="_x0000_s1059" type="#_x0000_t202" style="position:absolute;left:52101;top:10953;width:762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40878181"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Customer</w:t>
                        </w:r>
                      </w:p>
                    </w:txbxContent>
                  </v:textbox>
                </v:shape>
                <v:shape id="Text Box 227" o:spid="_x0000_s1060" type="#_x0000_t202" style="position:absolute;left:56478;top:21810;width:108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2FB850CA"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Researcher</w:t>
                        </w:r>
                      </w:p>
                    </w:txbxContent>
                  </v:textbox>
                </v:shape>
                <v:shape id="Text Box 228" o:spid="_x0000_s1061" type="#_x0000_t202" style="position:absolute;left:51996;top:32190;width:11529;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18ADCB93"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Financial Beneficiaries</w:t>
                        </w:r>
                      </w:p>
                    </w:txbxContent>
                  </v:textbox>
                </v:shape>
                <v:shape id="Text Box 229" o:spid="_x0000_s1062" type="#_x0000_t202" style="position:absolute;left:39433;top:40767;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45116383" w14:textId="77777777" w:rsidR="00FA2962" w:rsidRDefault="00FA2962" w:rsidP="009C6EEF">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Funder</w:t>
                        </w:r>
                      </w:p>
                    </w:txbxContent>
                  </v:textbox>
                </v:shape>
                <v:shape id="Picture 46" o:spid="_x0000_s1063" type="#_x0000_t75" style="position:absolute;left:41148;top:37433;width:3905;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">
                  <v:imagedata r:id="rId23" o:title=""/>
                </v:shape>
                <w10:wrap type="topAndBottom" anchorx="margin"/>
              </v:group>
            </w:pict>
          </mc:Fallback>
        </mc:AlternateContent>
      </w:r>
      <w:r w:rsidR="000E26CD" w:rsidRPr="00F26777">
        <w:rPr>
          <w:rFonts w:ascii="Times New Roman" w:hAnsi="Times New Roman" w:cs="Times New Roman"/>
          <w:b/>
          <w:bCs/>
          <w:color w:val="auto"/>
          <w:sz w:val="28"/>
          <w:szCs w:val="28"/>
        </w:rPr>
        <w:t>Stakeholder analysi</w:t>
      </w:r>
      <w:r w:rsidR="00F7198C">
        <w:rPr>
          <w:rFonts w:ascii="Times New Roman" w:hAnsi="Times New Roman" w:cs="Times New Roman"/>
          <w:b/>
          <w:bCs/>
          <w:color w:val="auto"/>
          <w:sz w:val="28"/>
          <w:szCs w:val="28"/>
        </w:rPr>
        <w:t>s</w:t>
      </w:r>
      <w:bookmarkEnd w:id="7"/>
    </w:p>
    <w:p w14:paraId="46168463" w14:textId="6B3D3604" w:rsidR="000C5B4C" w:rsidRPr="00C06747" w:rsidRDefault="00AB2B68" w:rsidP="00412A83">
      <w:pPr>
        <w:pStyle w:val="Heading2"/>
        <w:numPr>
          <w:ilvl w:val="1"/>
          <w:numId w:val="4"/>
        </w:numPr>
        <w:spacing w:line="256" w:lineRule="auto"/>
        <w:ind w:left="1350" w:hanging="360"/>
        <w:rPr>
          <w:rFonts w:ascii="Times New Roman" w:hAnsi="Times New Roman" w:cs="Times New Roman"/>
          <w:b/>
          <w:bCs/>
          <w:color w:val="262626" w:themeColor="text1" w:themeTint="D9"/>
        </w:rPr>
      </w:pPr>
      <w:bookmarkStart w:id="8" w:name="_Toc101893196"/>
      <w:r w:rsidRPr="0085496B">
        <w:rPr>
          <w:rFonts w:ascii="Times New Roman" w:hAnsi="Times New Roman" w:cs="Times New Roman"/>
          <w:b/>
          <w:bCs/>
          <w:color w:val="262626" w:themeColor="text1" w:themeTint="D9"/>
        </w:rPr>
        <w:lastRenderedPageBreak/>
        <w:t xml:space="preserve">Requirements </w:t>
      </w:r>
      <w:r w:rsidR="00103365">
        <w:rPr>
          <w:rFonts w:ascii="Times New Roman" w:hAnsi="Times New Roman" w:cs="Times New Roman"/>
          <w:b/>
          <w:bCs/>
          <w:color w:val="262626" w:themeColor="text1" w:themeTint="D9"/>
        </w:rPr>
        <w:t>A</w:t>
      </w:r>
      <w:r w:rsidRPr="0085496B">
        <w:rPr>
          <w:rFonts w:ascii="Times New Roman" w:hAnsi="Times New Roman" w:cs="Times New Roman"/>
          <w:b/>
          <w:bCs/>
          <w:color w:val="262626" w:themeColor="text1" w:themeTint="D9"/>
        </w:rPr>
        <w:t>nalysis</w:t>
      </w:r>
      <w:bookmarkEnd w:id="8"/>
    </w:p>
    <w:p w14:paraId="57AD79D9" w14:textId="62101E1D" w:rsidR="0087496B" w:rsidRPr="00697469" w:rsidRDefault="004731CC" w:rsidP="00412A83">
      <w:pPr>
        <w:pStyle w:val="ListParagraph"/>
        <w:numPr>
          <w:ilvl w:val="0"/>
          <w:numId w:val="23"/>
        </w:numPr>
        <w:rPr>
          <w:rFonts w:ascii="Times New Roman" w:hAnsi="Times New Roman" w:cs="Times New Roman"/>
          <w:sz w:val="24"/>
          <w:szCs w:val="24"/>
        </w:rPr>
      </w:pPr>
      <w:r w:rsidRPr="00697469">
        <w:rPr>
          <w:rFonts w:ascii="Times New Roman" w:hAnsi="Times New Roman" w:cs="Times New Roman"/>
          <w:sz w:val="24"/>
          <w:szCs w:val="24"/>
        </w:rPr>
        <w:t>Functional Re</w:t>
      </w:r>
      <w:r w:rsidR="00697469" w:rsidRPr="00697469">
        <w:rPr>
          <w:rFonts w:ascii="Times New Roman" w:hAnsi="Times New Roman" w:cs="Times New Roman"/>
          <w:sz w:val="24"/>
          <w:szCs w:val="24"/>
        </w:rPr>
        <w:t xml:space="preserve">quirement </w:t>
      </w:r>
    </w:p>
    <w:p w14:paraId="407CF0A1" w14:textId="77777777" w:rsidR="00685988" w:rsidRDefault="00685988" w:rsidP="00412A83">
      <w:pPr>
        <w:pStyle w:val="ListParagraph"/>
        <w:numPr>
          <w:ilvl w:val="0"/>
          <w:numId w:val="24"/>
        </w:numPr>
        <w:rPr>
          <w:rFonts w:ascii="Times New Roman" w:hAnsi="Times New Roman" w:cs="Times New Roman"/>
          <w:sz w:val="24"/>
          <w:szCs w:val="24"/>
          <w:u w:val="single"/>
        </w:rPr>
        <w:sectPr w:rsidR="00685988" w:rsidSect="006C7E91">
          <w:footerReference w:type="default" r:id="rId2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p>
    <w:p w14:paraId="2226964A" w14:textId="00298153" w:rsidR="00092AD0" w:rsidRPr="004F1898" w:rsidRDefault="00092AD0" w:rsidP="00412A83">
      <w:pPr>
        <w:pStyle w:val="ListParagraph"/>
        <w:numPr>
          <w:ilvl w:val="0"/>
          <w:numId w:val="24"/>
        </w:numPr>
        <w:rPr>
          <w:rFonts w:ascii="Times New Roman" w:hAnsi="Times New Roman" w:cs="Times New Roman"/>
          <w:sz w:val="24"/>
          <w:szCs w:val="24"/>
          <w:u w:val="single"/>
        </w:rPr>
      </w:pPr>
      <w:r w:rsidRPr="00092AD0">
        <w:rPr>
          <w:rFonts w:ascii="Times New Roman" w:hAnsi="Times New Roman" w:cs="Times New Roman"/>
          <w:sz w:val="24"/>
          <w:szCs w:val="24"/>
          <w:u w:val="single"/>
        </w:rPr>
        <w:t>User Management</w:t>
      </w:r>
      <w:r w:rsidR="0046683E">
        <w:rPr>
          <w:rFonts w:ascii="Times New Roman" w:hAnsi="Times New Roman" w:cs="Times New Roman"/>
          <w:sz w:val="24"/>
          <w:szCs w:val="24"/>
          <w:u w:val="single"/>
        </w:rPr>
        <w:t xml:space="preserve"> – IT20278380</w:t>
      </w:r>
    </w:p>
    <w:p w14:paraId="40DDACFA" w14:textId="77777777" w:rsidR="00092AD0" w:rsidRPr="00092AD0" w:rsidRDefault="00092AD0" w:rsidP="00412A83">
      <w:pPr>
        <w:pStyle w:val="ListParagraph"/>
        <w:numPr>
          <w:ilvl w:val="0"/>
          <w:numId w:val="25"/>
        </w:numPr>
        <w:rPr>
          <w:rFonts w:ascii="Times New Roman" w:hAnsi="Times New Roman" w:cs="Times New Roman"/>
          <w:sz w:val="24"/>
          <w:szCs w:val="24"/>
        </w:rPr>
      </w:pPr>
      <w:r w:rsidRPr="00092AD0">
        <w:rPr>
          <w:rFonts w:ascii="Times New Roman" w:hAnsi="Times New Roman" w:cs="Times New Roman"/>
          <w:sz w:val="24"/>
          <w:szCs w:val="24"/>
        </w:rPr>
        <w:t>Register User</w:t>
      </w:r>
    </w:p>
    <w:p w14:paraId="1341D8CD" w14:textId="77777777" w:rsidR="00092AD0" w:rsidRPr="00092AD0" w:rsidRDefault="00092AD0" w:rsidP="00412A83">
      <w:pPr>
        <w:pStyle w:val="ListParagraph"/>
        <w:numPr>
          <w:ilvl w:val="0"/>
          <w:numId w:val="25"/>
        </w:numPr>
        <w:rPr>
          <w:rFonts w:ascii="Times New Roman" w:hAnsi="Times New Roman" w:cs="Times New Roman"/>
          <w:sz w:val="24"/>
          <w:szCs w:val="24"/>
        </w:rPr>
      </w:pPr>
      <w:r w:rsidRPr="00092AD0">
        <w:rPr>
          <w:rFonts w:ascii="Times New Roman" w:hAnsi="Times New Roman" w:cs="Times New Roman"/>
          <w:sz w:val="24"/>
          <w:szCs w:val="24"/>
        </w:rPr>
        <w:t>View User Profile</w:t>
      </w:r>
    </w:p>
    <w:p w14:paraId="6026EC1D" w14:textId="77777777" w:rsidR="00092AD0" w:rsidRPr="00092AD0" w:rsidRDefault="00092AD0" w:rsidP="00412A83">
      <w:pPr>
        <w:pStyle w:val="ListParagraph"/>
        <w:numPr>
          <w:ilvl w:val="0"/>
          <w:numId w:val="25"/>
        </w:numPr>
        <w:rPr>
          <w:rFonts w:ascii="Times New Roman" w:hAnsi="Times New Roman" w:cs="Times New Roman"/>
          <w:sz w:val="24"/>
          <w:szCs w:val="24"/>
        </w:rPr>
      </w:pPr>
      <w:r w:rsidRPr="00092AD0">
        <w:rPr>
          <w:rFonts w:ascii="Times New Roman" w:hAnsi="Times New Roman" w:cs="Times New Roman"/>
          <w:sz w:val="24"/>
          <w:szCs w:val="24"/>
        </w:rPr>
        <w:t>Update User</w:t>
      </w:r>
    </w:p>
    <w:p w14:paraId="503D04DA" w14:textId="77777777" w:rsidR="00092AD0" w:rsidRPr="00092AD0" w:rsidRDefault="00092AD0" w:rsidP="00412A83">
      <w:pPr>
        <w:pStyle w:val="ListParagraph"/>
        <w:numPr>
          <w:ilvl w:val="0"/>
          <w:numId w:val="25"/>
        </w:numPr>
        <w:rPr>
          <w:rFonts w:ascii="Times New Roman" w:hAnsi="Times New Roman" w:cs="Times New Roman"/>
          <w:sz w:val="24"/>
          <w:szCs w:val="24"/>
        </w:rPr>
      </w:pPr>
      <w:r w:rsidRPr="00092AD0">
        <w:rPr>
          <w:rFonts w:ascii="Times New Roman" w:hAnsi="Times New Roman" w:cs="Times New Roman"/>
          <w:sz w:val="24"/>
          <w:szCs w:val="24"/>
        </w:rPr>
        <w:t>Delete User</w:t>
      </w:r>
    </w:p>
    <w:p w14:paraId="4FF003C0" w14:textId="77777777" w:rsidR="00092AD0" w:rsidRPr="00092AD0" w:rsidRDefault="00092AD0" w:rsidP="00412A83">
      <w:pPr>
        <w:pStyle w:val="ListParagraph"/>
        <w:numPr>
          <w:ilvl w:val="0"/>
          <w:numId w:val="25"/>
        </w:numPr>
        <w:rPr>
          <w:rFonts w:ascii="Times New Roman" w:hAnsi="Times New Roman" w:cs="Times New Roman"/>
          <w:sz w:val="24"/>
          <w:szCs w:val="24"/>
        </w:rPr>
      </w:pPr>
      <w:r w:rsidRPr="00092AD0">
        <w:rPr>
          <w:rFonts w:ascii="Times New Roman" w:hAnsi="Times New Roman" w:cs="Times New Roman"/>
          <w:sz w:val="24"/>
          <w:szCs w:val="24"/>
        </w:rPr>
        <w:t>View Bill</w:t>
      </w:r>
    </w:p>
    <w:p w14:paraId="58BAF641" w14:textId="3D605E8A" w:rsidR="00092AD0" w:rsidRPr="00092AD0" w:rsidRDefault="00092AD0" w:rsidP="00412A83">
      <w:pPr>
        <w:pStyle w:val="ListParagraph"/>
        <w:numPr>
          <w:ilvl w:val="0"/>
          <w:numId w:val="25"/>
        </w:numPr>
        <w:rPr>
          <w:rFonts w:ascii="Times New Roman" w:hAnsi="Times New Roman" w:cs="Times New Roman"/>
          <w:sz w:val="24"/>
          <w:szCs w:val="24"/>
          <w:u w:val="single"/>
        </w:rPr>
      </w:pPr>
      <w:r w:rsidRPr="00092AD0">
        <w:rPr>
          <w:rFonts w:ascii="Times New Roman" w:hAnsi="Times New Roman" w:cs="Times New Roman"/>
          <w:sz w:val="24"/>
          <w:szCs w:val="24"/>
        </w:rPr>
        <w:t>Bill Payment</w:t>
      </w:r>
    </w:p>
    <w:p w14:paraId="35179CD0" w14:textId="77777777" w:rsidR="00092AD0" w:rsidRPr="00092AD0" w:rsidRDefault="00092AD0" w:rsidP="00092AD0">
      <w:pPr>
        <w:pStyle w:val="ListParagraph"/>
        <w:ind w:left="2880"/>
        <w:rPr>
          <w:rFonts w:ascii="Times New Roman" w:hAnsi="Times New Roman" w:cs="Times New Roman"/>
          <w:sz w:val="24"/>
          <w:szCs w:val="24"/>
          <w:u w:val="single"/>
        </w:rPr>
      </w:pPr>
    </w:p>
    <w:p w14:paraId="6C610DE3" w14:textId="28D4DEDC" w:rsidR="004F1898" w:rsidRPr="004F1898" w:rsidRDefault="00092AD0" w:rsidP="00412A83">
      <w:pPr>
        <w:pStyle w:val="ListParagraph"/>
        <w:numPr>
          <w:ilvl w:val="0"/>
          <w:numId w:val="24"/>
        </w:numPr>
        <w:rPr>
          <w:rFonts w:ascii="Times New Roman" w:hAnsi="Times New Roman" w:cs="Times New Roman"/>
          <w:sz w:val="24"/>
          <w:szCs w:val="24"/>
          <w:u w:val="single"/>
        </w:rPr>
      </w:pPr>
      <w:r w:rsidRPr="00092AD0">
        <w:rPr>
          <w:rFonts w:ascii="Times New Roman" w:hAnsi="Times New Roman" w:cs="Times New Roman"/>
          <w:sz w:val="24"/>
          <w:szCs w:val="24"/>
          <w:u w:val="single"/>
        </w:rPr>
        <w:t>User Assign and Power Plant Management</w:t>
      </w:r>
      <w:r w:rsidR="0046683E">
        <w:rPr>
          <w:rFonts w:ascii="Times New Roman" w:hAnsi="Times New Roman" w:cs="Times New Roman"/>
          <w:sz w:val="24"/>
          <w:szCs w:val="24"/>
          <w:u w:val="single"/>
        </w:rPr>
        <w:t xml:space="preserve"> – IT20276232</w:t>
      </w:r>
    </w:p>
    <w:p w14:paraId="3D838FAB" w14:textId="77777777" w:rsidR="004F1898" w:rsidRDefault="004F1898" w:rsidP="00412A8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View Pending Users</w:t>
      </w:r>
    </w:p>
    <w:p w14:paraId="7B2B5B46" w14:textId="77777777" w:rsidR="004F1898" w:rsidRDefault="004F1898" w:rsidP="00412A8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Assign User in Power Plant</w:t>
      </w:r>
    </w:p>
    <w:p w14:paraId="4959898F" w14:textId="77777777" w:rsidR="004F1898" w:rsidRDefault="004F1898" w:rsidP="00412A8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View All User</w:t>
      </w:r>
    </w:p>
    <w:p w14:paraId="0AFF19FB" w14:textId="77777777" w:rsidR="004F1898" w:rsidRDefault="004F1898" w:rsidP="00412A8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Update User Power Plant</w:t>
      </w:r>
    </w:p>
    <w:p w14:paraId="3D493BAF" w14:textId="62EB52FB" w:rsidR="004F1898" w:rsidRPr="004F1898" w:rsidRDefault="004F1898" w:rsidP="00412A83">
      <w:pPr>
        <w:pStyle w:val="ListParagraph"/>
        <w:numPr>
          <w:ilvl w:val="0"/>
          <w:numId w:val="26"/>
        </w:numPr>
        <w:rPr>
          <w:rFonts w:ascii="Times New Roman" w:hAnsi="Times New Roman" w:cs="Times New Roman"/>
          <w:sz w:val="24"/>
          <w:szCs w:val="24"/>
          <w:u w:val="single"/>
        </w:rPr>
      </w:pPr>
      <w:r>
        <w:rPr>
          <w:rFonts w:ascii="Times New Roman" w:hAnsi="Times New Roman" w:cs="Times New Roman"/>
          <w:sz w:val="24"/>
          <w:szCs w:val="24"/>
        </w:rPr>
        <w:t>Delete Pending User</w:t>
      </w:r>
    </w:p>
    <w:p w14:paraId="78DB5028" w14:textId="77777777" w:rsidR="004F1898" w:rsidRPr="00092AD0" w:rsidRDefault="004F1898" w:rsidP="004F1898">
      <w:pPr>
        <w:pStyle w:val="ListParagraph"/>
        <w:ind w:left="2340"/>
        <w:rPr>
          <w:rFonts w:ascii="Times New Roman" w:hAnsi="Times New Roman" w:cs="Times New Roman"/>
          <w:sz w:val="24"/>
          <w:szCs w:val="24"/>
          <w:u w:val="single"/>
        </w:rPr>
      </w:pPr>
    </w:p>
    <w:p w14:paraId="176748CC" w14:textId="282344CD" w:rsidR="004F1898" w:rsidRPr="004F1898" w:rsidRDefault="00092AD0" w:rsidP="00412A83">
      <w:pPr>
        <w:pStyle w:val="ListParagraph"/>
        <w:numPr>
          <w:ilvl w:val="0"/>
          <w:numId w:val="24"/>
        </w:numPr>
        <w:rPr>
          <w:rFonts w:ascii="Times New Roman" w:hAnsi="Times New Roman" w:cs="Times New Roman"/>
          <w:sz w:val="24"/>
          <w:szCs w:val="24"/>
          <w:u w:val="single"/>
        </w:rPr>
      </w:pPr>
      <w:r w:rsidRPr="00092AD0">
        <w:rPr>
          <w:rFonts w:ascii="Times New Roman" w:hAnsi="Times New Roman" w:cs="Times New Roman"/>
          <w:sz w:val="24"/>
          <w:szCs w:val="24"/>
          <w:u w:val="single"/>
        </w:rPr>
        <w:t>Billing Management</w:t>
      </w:r>
      <w:r w:rsidR="0046683E">
        <w:rPr>
          <w:rFonts w:ascii="Times New Roman" w:hAnsi="Times New Roman" w:cs="Times New Roman"/>
          <w:sz w:val="24"/>
          <w:szCs w:val="24"/>
          <w:u w:val="single"/>
        </w:rPr>
        <w:t xml:space="preserve"> – IT2024</w:t>
      </w:r>
      <w:r w:rsidR="00531EB4">
        <w:rPr>
          <w:rFonts w:ascii="Times New Roman" w:hAnsi="Times New Roman" w:cs="Times New Roman"/>
          <w:sz w:val="24"/>
          <w:szCs w:val="24"/>
          <w:u w:val="single"/>
        </w:rPr>
        <w:t>3876</w:t>
      </w:r>
    </w:p>
    <w:p w14:paraId="1AE72436" w14:textId="77777777" w:rsidR="004F1898" w:rsidRDefault="004F1898" w:rsidP="00412A83">
      <w:pPr>
        <w:pStyle w:val="ListParagraph"/>
        <w:numPr>
          <w:ilvl w:val="0"/>
          <w:numId w:val="27"/>
        </w:numPr>
        <w:rPr>
          <w:rFonts w:ascii="Times New Roman" w:hAnsi="Times New Roman" w:cs="Times New Roman"/>
        </w:rPr>
      </w:pPr>
      <w:r>
        <w:rPr>
          <w:rFonts w:ascii="Times New Roman" w:hAnsi="Times New Roman" w:cs="Times New Roman"/>
        </w:rPr>
        <w:t>View User All User</w:t>
      </w:r>
    </w:p>
    <w:p w14:paraId="3064FDF7" w14:textId="77777777" w:rsidR="004F1898" w:rsidRDefault="004F1898" w:rsidP="00412A83">
      <w:pPr>
        <w:pStyle w:val="ListParagraph"/>
        <w:numPr>
          <w:ilvl w:val="0"/>
          <w:numId w:val="27"/>
        </w:numPr>
        <w:rPr>
          <w:rFonts w:ascii="Times New Roman" w:hAnsi="Times New Roman" w:cs="Times New Roman"/>
        </w:rPr>
      </w:pPr>
      <w:r>
        <w:rPr>
          <w:rFonts w:ascii="Times New Roman" w:hAnsi="Times New Roman" w:cs="Times New Roman"/>
        </w:rPr>
        <w:t>Add Meter Unit and Remark</w:t>
      </w:r>
    </w:p>
    <w:p w14:paraId="2D6FB81C" w14:textId="77777777" w:rsidR="004F1898" w:rsidRDefault="004F1898" w:rsidP="00412A83">
      <w:pPr>
        <w:pStyle w:val="ListParagraph"/>
        <w:numPr>
          <w:ilvl w:val="0"/>
          <w:numId w:val="27"/>
        </w:numPr>
        <w:rPr>
          <w:rFonts w:ascii="Times New Roman" w:hAnsi="Times New Roman" w:cs="Times New Roman"/>
        </w:rPr>
      </w:pPr>
      <w:r>
        <w:rPr>
          <w:rFonts w:ascii="Times New Roman" w:hAnsi="Times New Roman" w:cs="Times New Roman"/>
        </w:rPr>
        <w:t>View User One by One</w:t>
      </w:r>
    </w:p>
    <w:p w14:paraId="31F6D9AC" w14:textId="77777777" w:rsidR="004F1898" w:rsidRDefault="004F1898" w:rsidP="00412A83">
      <w:pPr>
        <w:pStyle w:val="ListParagraph"/>
        <w:numPr>
          <w:ilvl w:val="0"/>
          <w:numId w:val="27"/>
        </w:numPr>
        <w:rPr>
          <w:rFonts w:ascii="Times New Roman" w:hAnsi="Times New Roman" w:cs="Times New Roman"/>
        </w:rPr>
      </w:pPr>
      <w:r>
        <w:rPr>
          <w:rFonts w:ascii="Times New Roman" w:hAnsi="Times New Roman" w:cs="Times New Roman"/>
        </w:rPr>
        <w:t>Read All Bills</w:t>
      </w:r>
    </w:p>
    <w:p w14:paraId="6EC1C673" w14:textId="7E6E3985" w:rsidR="004F1898" w:rsidRPr="004F1898" w:rsidRDefault="004F1898" w:rsidP="00412A83">
      <w:pPr>
        <w:pStyle w:val="ListParagraph"/>
        <w:numPr>
          <w:ilvl w:val="2"/>
          <w:numId w:val="28"/>
        </w:numPr>
        <w:rPr>
          <w:rFonts w:ascii="Times New Roman" w:hAnsi="Times New Roman" w:cs="Times New Roman"/>
          <w:sz w:val="24"/>
          <w:szCs w:val="24"/>
          <w:u w:val="single"/>
        </w:rPr>
      </w:pPr>
      <w:r>
        <w:rPr>
          <w:rFonts w:ascii="Times New Roman" w:hAnsi="Times New Roman" w:cs="Times New Roman"/>
        </w:rPr>
        <w:t>Update Red Notice</w:t>
      </w:r>
    </w:p>
    <w:p w14:paraId="65A1A491" w14:textId="77777777" w:rsidR="004F1898" w:rsidRPr="00092AD0" w:rsidRDefault="004F1898" w:rsidP="004F1898">
      <w:pPr>
        <w:pStyle w:val="ListParagraph"/>
        <w:ind w:left="2340"/>
        <w:rPr>
          <w:rFonts w:ascii="Times New Roman" w:hAnsi="Times New Roman" w:cs="Times New Roman"/>
          <w:sz w:val="24"/>
          <w:szCs w:val="24"/>
          <w:u w:val="single"/>
        </w:rPr>
      </w:pPr>
    </w:p>
    <w:p w14:paraId="4F0C1129" w14:textId="71A23D2A" w:rsidR="004F1898" w:rsidRPr="004F1898" w:rsidRDefault="00092AD0" w:rsidP="00412A83">
      <w:pPr>
        <w:pStyle w:val="ListParagraph"/>
        <w:numPr>
          <w:ilvl w:val="0"/>
          <w:numId w:val="24"/>
        </w:numPr>
        <w:rPr>
          <w:rFonts w:ascii="Times New Roman" w:hAnsi="Times New Roman" w:cs="Times New Roman"/>
          <w:sz w:val="24"/>
          <w:szCs w:val="24"/>
          <w:u w:val="single"/>
        </w:rPr>
      </w:pPr>
      <w:r w:rsidRPr="00092AD0">
        <w:rPr>
          <w:rFonts w:ascii="Times New Roman" w:hAnsi="Times New Roman" w:cs="Times New Roman"/>
          <w:sz w:val="24"/>
          <w:szCs w:val="24"/>
          <w:u w:val="single"/>
        </w:rPr>
        <w:t>Meter Reader and Management</w:t>
      </w:r>
      <w:r w:rsidR="00531EB4">
        <w:rPr>
          <w:rFonts w:ascii="Times New Roman" w:hAnsi="Times New Roman" w:cs="Times New Roman"/>
          <w:sz w:val="24"/>
          <w:szCs w:val="24"/>
          <w:u w:val="single"/>
        </w:rPr>
        <w:t xml:space="preserve"> – IT20426958</w:t>
      </w:r>
    </w:p>
    <w:p w14:paraId="008D5007" w14:textId="0DBDF1A4" w:rsidR="004F1898" w:rsidRPr="004F1898" w:rsidRDefault="004F1898" w:rsidP="00412A83">
      <w:pPr>
        <w:pStyle w:val="ListParagraph"/>
        <w:numPr>
          <w:ilvl w:val="2"/>
          <w:numId w:val="28"/>
        </w:numPr>
        <w:rPr>
          <w:rFonts w:ascii="Times New Roman" w:hAnsi="Times New Roman" w:cs="Times New Roman"/>
          <w:sz w:val="24"/>
          <w:szCs w:val="24"/>
        </w:rPr>
      </w:pPr>
      <w:r w:rsidRPr="004F1898">
        <w:rPr>
          <w:rFonts w:ascii="Times New Roman" w:hAnsi="Times New Roman" w:cs="Times New Roman"/>
          <w:sz w:val="24"/>
          <w:szCs w:val="24"/>
        </w:rPr>
        <w:t>View Meter Unit in</w:t>
      </w:r>
      <w:r w:rsidR="00685988">
        <w:rPr>
          <w:rFonts w:ascii="Times New Roman" w:hAnsi="Times New Roman" w:cs="Times New Roman"/>
          <w:sz w:val="24"/>
          <w:szCs w:val="24"/>
        </w:rPr>
        <w:t xml:space="preserve"> </w:t>
      </w:r>
      <w:r w:rsidRPr="004F1898">
        <w:rPr>
          <w:rFonts w:ascii="Times New Roman" w:hAnsi="Times New Roman" w:cs="Times New Roman"/>
          <w:sz w:val="24"/>
          <w:szCs w:val="24"/>
        </w:rPr>
        <w:t>User’s</w:t>
      </w:r>
    </w:p>
    <w:p w14:paraId="4843BA70" w14:textId="77777777" w:rsidR="004F1898" w:rsidRPr="004F1898" w:rsidRDefault="004F1898" w:rsidP="00412A83">
      <w:pPr>
        <w:pStyle w:val="ListParagraph"/>
        <w:numPr>
          <w:ilvl w:val="2"/>
          <w:numId w:val="28"/>
        </w:numPr>
        <w:rPr>
          <w:rFonts w:ascii="Times New Roman" w:hAnsi="Times New Roman" w:cs="Times New Roman"/>
          <w:sz w:val="24"/>
          <w:szCs w:val="24"/>
        </w:rPr>
      </w:pPr>
      <w:r w:rsidRPr="004F1898">
        <w:rPr>
          <w:rFonts w:ascii="Times New Roman" w:hAnsi="Times New Roman" w:cs="Times New Roman"/>
          <w:sz w:val="24"/>
          <w:szCs w:val="24"/>
        </w:rPr>
        <w:t>Create Bill</w:t>
      </w:r>
    </w:p>
    <w:p w14:paraId="695446BC" w14:textId="77777777" w:rsidR="004F1898" w:rsidRPr="004F1898" w:rsidRDefault="004F1898" w:rsidP="00412A83">
      <w:pPr>
        <w:pStyle w:val="ListParagraph"/>
        <w:numPr>
          <w:ilvl w:val="2"/>
          <w:numId w:val="28"/>
        </w:numPr>
        <w:rPr>
          <w:rFonts w:ascii="Times New Roman" w:hAnsi="Times New Roman" w:cs="Times New Roman"/>
          <w:sz w:val="24"/>
          <w:szCs w:val="24"/>
        </w:rPr>
      </w:pPr>
      <w:r w:rsidRPr="004F1898">
        <w:rPr>
          <w:rFonts w:ascii="Times New Roman" w:hAnsi="Times New Roman" w:cs="Times New Roman"/>
          <w:sz w:val="24"/>
          <w:szCs w:val="24"/>
        </w:rPr>
        <w:t>Update Bill</w:t>
      </w:r>
    </w:p>
    <w:p w14:paraId="612A7CC0" w14:textId="77777777" w:rsidR="004F1898" w:rsidRPr="004F1898" w:rsidRDefault="004F1898" w:rsidP="00412A83">
      <w:pPr>
        <w:pStyle w:val="ListParagraph"/>
        <w:numPr>
          <w:ilvl w:val="2"/>
          <w:numId w:val="28"/>
        </w:numPr>
        <w:rPr>
          <w:rFonts w:ascii="Times New Roman" w:hAnsi="Times New Roman" w:cs="Times New Roman"/>
          <w:sz w:val="24"/>
          <w:szCs w:val="24"/>
        </w:rPr>
      </w:pPr>
      <w:r w:rsidRPr="004F1898">
        <w:rPr>
          <w:rFonts w:ascii="Times New Roman" w:hAnsi="Times New Roman" w:cs="Times New Roman"/>
          <w:sz w:val="24"/>
          <w:szCs w:val="24"/>
        </w:rPr>
        <w:t>View Non-Payed User</w:t>
      </w:r>
    </w:p>
    <w:p w14:paraId="6CC945F2" w14:textId="079C21E5" w:rsidR="004F1898" w:rsidRPr="00C06747" w:rsidRDefault="004F1898" w:rsidP="00412A83">
      <w:pPr>
        <w:pStyle w:val="ListParagraph"/>
        <w:numPr>
          <w:ilvl w:val="2"/>
          <w:numId w:val="28"/>
        </w:numPr>
        <w:rPr>
          <w:rFonts w:ascii="Times New Roman" w:hAnsi="Times New Roman" w:cs="Times New Roman"/>
          <w:sz w:val="24"/>
          <w:szCs w:val="24"/>
          <w:u w:val="single"/>
        </w:rPr>
      </w:pPr>
      <w:r w:rsidRPr="004F1898">
        <w:rPr>
          <w:rFonts w:ascii="Times New Roman" w:hAnsi="Times New Roman" w:cs="Times New Roman"/>
          <w:sz w:val="24"/>
          <w:szCs w:val="24"/>
        </w:rPr>
        <w:t>Delete Non-Payed User</w:t>
      </w:r>
    </w:p>
    <w:p w14:paraId="0BCCFDED" w14:textId="77777777" w:rsidR="00C06747" w:rsidRPr="004F1898" w:rsidRDefault="00C06747" w:rsidP="00C06747">
      <w:pPr>
        <w:pStyle w:val="ListParagraph"/>
        <w:ind w:left="1890"/>
        <w:rPr>
          <w:rFonts w:ascii="Times New Roman" w:hAnsi="Times New Roman" w:cs="Times New Roman"/>
          <w:sz w:val="24"/>
          <w:szCs w:val="24"/>
          <w:u w:val="single"/>
        </w:rPr>
      </w:pPr>
    </w:p>
    <w:p w14:paraId="72D6580A" w14:textId="0E65E489" w:rsidR="004B53A0" w:rsidRPr="00C06747" w:rsidRDefault="004B53A0" w:rsidP="00412A83">
      <w:pPr>
        <w:pStyle w:val="ListParagraph"/>
        <w:numPr>
          <w:ilvl w:val="0"/>
          <w:numId w:val="23"/>
        </w:numPr>
        <w:rPr>
          <w:rFonts w:ascii="Times New Roman" w:hAnsi="Times New Roman" w:cs="Times New Roman"/>
          <w:b/>
          <w:bCs/>
          <w:color w:val="262626" w:themeColor="text1" w:themeTint="D9"/>
          <w:sz w:val="28"/>
          <w:szCs w:val="28"/>
        </w:rPr>
      </w:pPr>
      <w:r w:rsidRPr="00C06747">
        <w:rPr>
          <w:rFonts w:ascii="Times New Roman" w:hAnsi="Times New Roman" w:cs="Times New Roman"/>
          <w:sz w:val="24"/>
          <w:szCs w:val="24"/>
        </w:rPr>
        <w:t xml:space="preserve">Non-Functional Requirement </w:t>
      </w:r>
    </w:p>
    <w:p w14:paraId="0C82DF0C" w14:textId="022A852C" w:rsidR="0056231A" w:rsidRPr="0056231A" w:rsidRDefault="0056231A" w:rsidP="00412A83">
      <w:pPr>
        <w:pStyle w:val="ListParagraph"/>
        <w:numPr>
          <w:ilvl w:val="0"/>
          <w:numId w:val="24"/>
        </w:numPr>
        <w:spacing w:line="240" w:lineRule="auto"/>
        <w:jc w:val="both"/>
        <w:rPr>
          <w:rFonts w:ascii="Times New Roman" w:hAnsi="Times New Roman" w:cs="Times New Roman"/>
          <w:sz w:val="24"/>
          <w:szCs w:val="24"/>
        </w:rPr>
      </w:pPr>
      <w:r w:rsidRPr="0056231A">
        <w:rPr>
          <w:rFonts w:ascii="Times New Roman" w:hAnsi="Times New Roman" w:cs="Times New Roman"/>
          <w:sz w:val="24"/>
          <w:szCs w:val="24"/>
        </w:rPr>
        <w:t xml:space="preserve">Performance – Response time, Throughput, Utilization, Static Volumetric, User interface, Conformity </w:t>
      </w:r>
    </w:p>
    <w:p w14:paraId="3D73784B" w14:textId="6E4DA06F" w:rsidR="00527929" w:rsidRPr="00527929" w:rsidRDefault="0056231A" w:rsidP="00412A83">
      <w:pPr>
        <w:pStyle w:val="ListParagraph"/>
        <w:numPr>
          <w:ilvl w:val="0"/>
          <w:numId w:val="24"/>
        </w:numPr>
        <w:jc w:val="both"/>
        <w:rPr>
          <w:rFonts w:ascii="Times New Roman" w:eastAsiaTheme="majorEastAsia" w:hAnsi="Times New Roman" w:cs="Times New Roman"/>
          <w:b/>
          <w:bCs/>
          <w:color w:val="262626" w:themeColor="text1" w:themeTint="D9"/>
          <w:sz w:val="28"/>
          <w:szCs w:val="28"/>
        </w:rPr>
      </w:pPr>
      <w:r w:rsidRPr="0056231A">
        <w:rPr>
          <w:rFonts w:ascii="Times New Roman" w:hAnsi="Times New Roman" w:cs="Times New Roman"/>
          <w:sz w:val="24"/>
          <w:szCs w:val="24"/>
        </w:rPr>
        <w:t>Security requirements - Security requirements assure that all data inside the system or its part will be protected against malware attacks or unauthorized access</w:t>
      </w:r>
      <w:r w:rsidR="00CC0213">
        <w:rPr>
          <w:rFonts w:ascii="Times New Roman" w:hAnsi="Times New Roman" w:cs="Times New Roman"/>
          <w:sz w:val="24"/>
          <w:szCs w:val="24"/>
        </w:rPr>
        <w:t>.</w:t>
      </w:r>
    </w:p>
    <w:p w14:paraId="22844FFD" w14:textId="5E9CB909" w:rsidR="008639AF" w:rsidRPr="00527929" w:rsidRDefault="008639AF" w:rsidP="00412A83">
      <w:pPr>
        <w:pStyle w:val="ListParagraph"/>
        <w:numPr>
          <w:ilvl w:val="0"/>
          <w:numId w:val="24"/>
        </w:numPr>
        <w:jc w:val="both"/>
        <w:rPr>
          <w:rFonts w:ascii="Times New Roman" w:eastAsiaTheme="majorEastAsia" w:hAnsi="Times New Roman" w:cs="Times New Roman"/>
          <w:b/>
          <w:bCs/>
          <w:color w:val="262626" w:themeColor="text1" w:themeTint="D9"/>
          <w:sz w:val="28"/>
          <w:szCs w:val="28"/>
        </w:rPr>
      </w:pPr>
      <w:r w:rsidRPr="00527929">
        <w:rPr>
          <w:rFonts w:ascii="Times New Roman" w:hAnsi="Times New Roman" w:cs="Times New Roman"/>
          <w:sz w:val="24"/>
          <w:szCs w:val="24"/>
        </w:rPr>
        <w:t xml:space="preserve">Software Quality Attributes </w:t>
      </w:r>
    </w:p>
    <w:p w14:paraId="07E32182" w14:textId="46544316" w:rsidR="00927A50" w:rsidRPr="008C3C07" w:rsidRDefault="008639AF" w:rsidP="00412A83">
      <w:pPr>
        <w:pStyle w:val="ListParagraph"/>
        <w:numPr>
          <w:ilvl w:val="0"/>
          <w:numId w:val="29"/>
        </w:numPr>
        <w:jc w:val="both"/>
      </w:pPr>
      <w:r w:rsidRPr="00527929">
        <w:rPr>
          <w:rFonts w:ascii="Times New Roman" w:hAnsi="Times New Roman" w:cs="Times New Roman"/>
          <w:sz w:val="24"/>
          <w:szCs w:val="24"/>
        </w:rPr>
        <w:t>Availability</w:t>
      </w:r>
      <w:r w:rsidR="00CC0213">
        <w:rPr>
          <w:rFonts w:ascii="Times New Roman" w:hAnsi="Times New Roman" w:cs="Times New Roman"/>
          <w:sz w:val="24"/>
          <w:szCs w:val="24"/>
        </w:rPr>
        <w:t xml:space="preserve">, </w:t>
      </w:r>
      <w:r w:rsidRPr="00CC0213">
        <w:rPr>
          <w:rFonts w:ascii="Times New Roman" w:hAnsi="Times New Roman" w:cs="Times New Roman"/>
          <w:sz w:val="24"/>
          <w:szCs w:val="24"/>
        </w:rPr>
        <w:t>Maintainability</w:t>
      </w:r>
      <w:r w:rsidR="00CC0213">
        <w:rPr>
          <w:rFonts w:ascii="Times New Roman" w:hAnsi="Times New Roman" w:cs="Times New Roman"/>
          <w:sz w:val="24"/>
          <w:szCs w:val="24"/>
        </w:rPr>
        <w:t xml:space="preserve">, </w:t>
      </w:r>
      <w:r w:rsidRPr="00CC0213">
        <w:rPr>
          <w:rFonts w:ascii="Times New Roman" w:hAnsi="Times New Roman" w:cs="Times New Roman"/>
          <w:sz w:val="24"/>
          <w:szCs w:val="24"/>
        </w:rPr>
        <w:t>Usability</w:t>
      </w:r>
      <w:r w:rsidR="00CC0213">
        <w:rPr>
          <w:rFonts w:ascii="Times New Roman" w:hAnsi="Times New Roman" w:cs="Times New Roman"/>
          <w:sz w:val="24"/>
          <w:szCs w:val="24"/>
        </w:rPr>
        <w:t xml:space="preserve">, </w:t>
      </w:r>
      <w:r w:rsidRPr="00CC0213">
        <w:rPr>
          <w:rFonts w:ascii="Times New Roman" w:hAnsi="Times New Roman" w:cs="Times New Roman"/>
          <w:sz w:val="24"/>
          <w:szCs w:val="24"/>
        </w:rPr>
        <w:t>Accuracy</w:t>
      </w:r>
      <w:r w:rsidR="00CC0213">
        <w:rPr>
          <w:rFonts w:ascii="Times New Roman" w:hAnsi="Times New Roman" w:cs="Times New Roman"/>
          <w:sz w:val="24"/>
          <w:szCs w:val="24"/>
        </w:rPr>
        <w:t xml:space="preserve">, </w:t>
      </w:r>
      <w:r w:rsidRPr="00CC0213">
        <w:rPr>
          <w:rFonts w:ascii="Times New Roman" w:hAnsi="Times New Roman" w:cs="Times New Roman"/>
          <w:sz w:val="24"/>
          <w:szCs w:val="24"/>
        </w:rPr>
        <w:t>Stability</w:t>
      </w:r>
      <w:r w:rsidR="00CC0213">
        <w:rPr>
          <w:rFonts w:ascii="Times New Roman" w:hAnsi="Times New Roman" w:cs="Times New Roman"/>
          <w:sz w:val="24"/>
          <w:szCs w:val="24"/>
        </w:rPr>
        <w:t xml:space="preserve">, </w:t>
      </w:r>
      <w:r w:rsidRPr="00CC0213">
        <w:rPr>
          <w:rFonts w:ascii="Times New Roman" w:hAnsi="Times New Roman" w:cs="Times New Roman"/>
          <w:sz w:val="24"/>
          <w:szCs w:val="24"/>
        </w:rPr>
        <w:t>Correctness</w:t>
      </w:r>
    </w:p>
    <w:p w14:paraId="299E88AC" w14:textId="77777777" w:rsidR="008C3C07" w:rsidRPr="00927A50" w:rsidRDefault="008C3C07" w:rsidP="008C3C07">
      <w:pPr>
        <w:pStyle w:val="ListParagraph"/>
        <w:ind w:left="1890"/>
        <w:jc w:val="both"/>
      </w:pPr>
    </w:p>
    <w:p w14:paraId="488B7D56" w14:textId="77777777" w:rsidR="00573AFD" w:rsidRDefault="003D2476" w:rsidP="00412A83">
      <w:pPr>
        <w:pStyle w:val="ListParagraph"/>
        <w:numPr>
          <w:ilvl w:val="0"/>
          <w:numId w:val="23"/>
        </w:numPr>
        <w:jc w:val="both"/>
        <w:rPr>
          <w:rFonts w:ascii="Times New Roman" w:hAnsi="Times New Roman" w:cs="Times New Roman"/>
          <w:sz w:val="24"/>
          <w:szCs w:val="24"/>
        </w:rPr>
      </w:pPr>
      <w:r w:rsidRPr="003D2476">
        <w:rPr>
          <w:rFonts w:ascii="Times New Roman" w:hAnsi="Times New Roman" w:cs="Times New Roman"/>
          <w:sz w:val="24"/>
          <w:szCs w:val="24"/>
        </w:rPr>
        <w:t>Technical Requirements</w:t>
      </w:r>
      <w:r w:rsidR="00573AFD">
        <w:rPr>
          <w:rFonts w:ascii="Times New Roman" w:hAnsi="Times New Roman" w:cs="Times New Roman"/>
          <w:sz w:val="24"/>
          <w:szCs w:val="24"/>
        </w:rPr>
        <w:t xml:space="preserve"> </w:t>
      </w:r>
    </w:p>
    <w:p w14:paraId="6E45B956" w14:textId="08E4B1F3" w:rsidR="008C3C07" w:rsidRPr="00573AFD" w:rsidRDefault="00573AFD" w:rsidP="00412A83">
      <w:pPr>
        <w:pStyle w:val="ListParagraph"/>
        <w:numPr>
          <w:ilvl w:val="0"/>
          <w:numId w:val="43"/>
        </w:numPr>
        <w:jc w:val="both"/>
        <w:rPr>
          <w:rFonts w:ascii="Times New Roman" w:hAnsi="Times New Roman" w:cs="Times New Roman"/>
          <w:sz w:val="24"/>
          <w:szCs w:val="24"/>
        </w:rPr>
      </w:pPr>
      <w:r w:rsidRPr="00573AFD">
        <w:rPr>
          <w:rFonts w:ascii="Times New Roman" w:hAnsi="Times New Roman" w:cs="Times New Roman"/>
          <w:sz w:val="24"/>
          <w:szCs w:val="24"/>
        </w:rPr>
        <w:t xml:space="preserve">Technical requirements are the technical issues that must be considered to make the system successful. </w:t>
      </w:r>
      <w:r>
        <w:rPr>
          <w:rFonts w:ascii="Times New Roman" w:hAnsi="Times New Roman" w:cs="Times New Roman"/>
          <w:sz w:val="24"/>
          <w:szCs w:val="24"/>
        </w:rPr>
        <w:t>Table</w:t>
      </w:r>
      <w:r w:rsidRPr="00573AFD">
        <w:rPr>
          <w:rFonts w:ascii="Times New Roman" w:hAnsi="Times New Roman" w:cs="Times New Roman"/>
          <w:sz w:val="24"/>
          <w:szCs w:val="24"/>
        </w:rPr>
        <w:t xml:space="preserve"> detail can be updated, deleted, and view when needed. </w:t>
      </w:r>
    </w:p>
    <w:p w14:paraId="25DCC276" w14:textId="1A9CBE4B" w:rsidR="0039793B" w:rsidRPr="008C3C07" w:rsidRDefault="0039793B" w:rsidP="008C3C07">
      <w:pPr>
        <w:jc w:val="both"/>
        <w:rPr>
          <w:rFonts w:ascii="Times New Roman" w:hAnsi="Times New Roman" w:cs="Times New Roman"/>
          <w:sz w:val="24"/>
          <w:szCs w:val="24"/>
        </w:rPr>
      </w:pPr>
    </w:p>
    <w:p w14:paraId="2E56D139" w14:textId="0DD3D1FA" w:rsidR="00DD2ACC" w:rsidRPr="00752BFF" w:rsidRDefault="0039793B" w:rsidP="00412A83">
      <w:pPr>
        <w:pStyle w:val="Heading2"/>
        <w:numPr>
          <w:ilvl w:val="1"/>
          <w:numId w:val="4"/>
        </w:numPr>
        <w:spacing w:line="256" w:lineRule="auto"/>
        <w:ind w:left="1350" w:hanging="360"/>
        <w:rPr>
          <w:rFonts w:ascii="Times New Roman" w:hAnsi="Times New Roman" w:cs="Times New Roman"/>
          <w:b/>
          <w:bCs/>
          <w:color w:val="262626" w:themeColor="text1" w:themeTint="D9"/>
          <w:sz w:val="28"/>
          <w:szCs w:val="28"/>
        </w:rPr>
      </w:pPr>
      <w:bookmarkStart w:id="9" w:name="_Toc101893197"/>
      <w:r>
        <w:rPr>
          <w:rFonts w:ascii="Times New Roman" w:hAnsi="Times New Roman" w:cs="Times New Roman"/>
          <w:b/>
          <w:bCs/>
          <w:noProof/>
          <w:sz w:val="28"/>
          <w:szCs w:val="28"/>
        </w:rPr>
        <w:drawing>
          <wp:anchor distT="0" distB="0" distL="114300" distR="114300" simplePos="0" relativeHeight="250980864" behindDoc="0" locked="0" layoutInCell="1" allowOverlap="1" wp14:anchorId="0CA1F31C" wp14:editId="48078D00">
            <wp:simplePos x="0" y="0"/>
            <wp:positionH relativeFrom="column">
              <wp:posOffset>28575</wp:posOffset>
            </wp:positionH>
            <wp:positionV relativeFrom="paragraph">
              <wp:posOffset>670560</wp:posOffset>
            </wp:positionV>
            <wp:extent cx="5976779" cy="6600825"/>
            <wp:effectExtent l="19050" t="19050" r="24130" b="952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Diagra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6779" cy="660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52BFF" w:rsidRPr="00752BFF">
        <w:rPr>
          <w:rFonts w:ascii="Times New Roman" w:hAnsi="Times New Roman" w:cs="Times New Roman"/>
          <w:b/>
          <w:bCs/>
          <w:color w:val="262626" w:themeColor="text1" w:themeTint="D9"/>
          <w:sz w:val="28"/>
          <w:szCs w:val="28"/>
        </w:rPr>
        <w:t xml:space="preserve">Requirements modelling </w:t>
      </w:r>
      <w:r w:rsidR="007B4BC2">
        <w:rPr>
          <w:rFonts w:ascii="Times New Roman" w:hAnsi="Times New Roman" w:cs="Times New Roman"/>
          <w:b/>
          <w:bCs/>
          <w:color w:val="262626" w:themeColor="text1" w:themeTint="D9"/>
          <w:sz w:val="28"/>
          <w:szCs w:val="28"/>
        </w:rPr>
        <w:t>(Use Case Diagram)</w:t>
      </w:r>
      <w:bookmarkEnd w:id="9"/>
      <w:r w:rsidR="00DD2ACC" w:rsidRPr="00752BFF">
        <w:rPr>
          <w:rFonts w:ascii="Times New Roman" w:hAnsi="Times New Roman" w:cs="Times New Roman"/>
          <w:b/>
          <w:bCs/>
          <w:sz w:val="28"/>
          <w:szCs w:val="28"/>
        </w:rPr>
        <w:br w:type="page"/>
      </w:r>
    </w:p>
    <w:p w14:paraId="694AE8E9" w14:textId="7AC65ED6" w:rsidR="00DD2ACC" w:rsidRDefault="00A057EB" w:rsidP="00412A83">
      <w:pPr>
        <w:pStyle w:val="Heading1"/>
        <w:numPr>
          <w:ilvl w:val="0"/>
          <w:numId w:val="42"/>
        </w:numPr>
        <w:rPr>
          <w:rFonts w:ascii="Times New Roman" w:hAnsi="Times New Roman" w:cs="Times New Roman"/>
          <w:b/>
          <w:bCs/>
          <w:color w:val="auto"/>
          <w:sz w:val="28"/>
          <w:szCs w:val="28"/>
        </w:rPr>
      </w:pPr>
      <w:bookmarkStart w:id="10" w:name="_Toc101893198"/>
      <w:r w:rsidRPr="00A057EB">
        <w:rPr>
          <w:rFonts w:ascii="Times New Roman" w:hAnsi="Times New Roman" w:cs="Times New Roman"/>
          <w:b/>
          <w:bCs/>
          <w:color w:val="auto"/>
          <w:sz w:val="28"/>
          <w:szCs w:val="28"/>
        </w:rPr>
        <w:lastRenderedPageBreak/>
        <w:t xml:space="preserve">System’s </w:t>
      </w:r>
      <w:r>
        <w:rPr>
          <w:rFonts w:ascii="Times New Roman" w:hAnsi="Times New Roman" w:cs="Times New Roman"/>
          <w:b/>
          <w:bCs/>
          <w:color w:val="auto"/>
          <w:sz w:val="28"/>
          <w:szCs w:val="28"/>
        </w:rPr>
        <w:t>O</w:t>
      </w:r>
      <w:r w:rsidRPr="00A057EB">
        <w:rPr>
          <w:rFonts w:ascii="Times New Roman" w:hAnsi="Times New Roman" w:cs="Times New Roman"/>
          <w:b/>
          <w:bCs/>
          <w:color w:val="auto"/>
          <w:sz w:val="28"/>
          <w:szCs w:val="28"/>
        </w:rPr>
        <w:t xml:space="preserve">verall </w:t>
      </w:r>
      <w:r>
        <w:rPr>
          <w:rFonts w:ascii="Times New Roman" w:hAnsi="Times New Roman" w:cs="Times New Roman"/>
          <w:b/>
          <w:bCs/>
          <w:color w:val="auto"/>
          <w:sz w:val="28"/>
          <w:szCs w:val="28"/>
        </w:rPr>
        <w:t>D</w:t>
      </w:r>
      <w:r w:rsidRPr="00A057EB">
        <w:rPr>
          <w:rFonts w:ascii="Times New Roman" w:hAnsi="Times New Roman" w:cs="Times New Roman"/>
          <w:b/>
          <w:bCs/>
          <w:color w:val="auto"/>
          <w:sz w:val="28"/>
          <w:szCs w:val="28"/>
        </w:rPr>
        <w:t>esign</w:t>
      </w:r>
      <w:bookmarkEnd w:id="10"/>
    </w:p>
    <w:p w14:paraId="05547ABF" w14:textId="54716F21" w:rsidR="002C28E6" w:rsidRDefault="001E1035" w:rsidP="00412A83">
      <w:pPr>
        <w:pStyle w:val="Heading2"/>
        <w:numPr>
          <w:ilvl w:val="1"/>
          <w:numId w:val="42"/>
        </w:numPr>
        <w:ind w:left="1260" w:hanging="450"/>
        <w:rPr>
          <w:rFonts w:ascii="Times New Roman" w:hAnsi="Times New Roman" w:cs="Times New Roman"/>
          <w:b/>
          <w:bCs/>
          <w:color w:val="auto"/>
          <w:sz w:val="28"/>
          <w:szCs w:val="28"/>
        </w:rPr>
      </w:pPr>
      <w:bookmarkStart w:id="11" w:name="_Toc101893199"/>
      <w:r w:rsidRPr="001E1035">
        <w:rPr>
          <w:rFonts w:ascii="Times New Roman" w:hAnsi="Times New Roman" w:cs="Times New Roman"/>
          <w:b/>
          <w:bCs/>
          <w:color w:val="auto"/>
          <w:sz w:val="28"/>
          <w:szCs w:val="28"/>
        </w:rPr>
        <w:t>Overall architecture</w:t>
      </w:r>
      <w:bookmarkEnd w:id="11"/>
    </w:p>
    <w:p w14:paraId="3F12B294" w14:textId="77777777" w:rsidR="00014505" w:rsidRPr="00014505" w:rsidRDefault="00014505" w:rsidP="00014505"/>
    <w:p w14:paraId="2FD9A9B5" w14:textId="77777777" w:rsidR="00014505" w:rsidRDefault="002C28E6" w:rsidP="00014505">
      <w:pPr>
        <w:pStyle w:val="ListParagraph"/>
        <w:ind w:left="360" w:firstLine="360"/>
        <w:jc w:val="both"/>
        <w:rPr>
          <w:rFonts w:ascii="Times New Roman" w:hAnsi="Times New Roman" w:cs="Times New Roman"/>
          <w:sz w:val="24"/>
          <w:szCs w:val="24"/>
        </w:rPr>
      </w:pPr>
      <w:r w:rsidRPr="00014505">
        <w:rPr>
          <w:rFonts w:ascii="Times New Roman" w:hAnsi="Times New Roman" w:cs="Times New Roman"/>
          <w:sz w:val="24"/>
          <w:szCs w:val="24"/>
        </w:rPr>
        <w:t xml:space="preserve">ElectroGrid (EG) is the company that maintains the power grid in the country. It </w:t>
      </w:r>
      <w:proofErr w:type="gramStart"/>
      <w:r w:rsidRPr="00014505">
        <w:rPr>
          <w:rFonts w:ascii="Times New Roman" w:hAnsi="Times New Roman" w:cs="Times New Roman"/>
          <w:sz w:val="24"/>
          <w:szCs w:val="24"/>
        </w:rPr>
        <w:t>has the ability to</w:t>
      </w:r>
      <w:proofErr w:type="gramEnd"/>
      <w:r w:rsidRPr="00014505">
        <w:rPr>
          <w:rFonts w:ascii="Times New Roman" w:hAnsi="Times New Roman" w:cs="Times New Roman"/>
          <w:sz w:val="24"/>
          <w:szCs w:val="24"/>
        </w:rPr>
        <w:t xml:space="preserve"> monitor </w:t>
      </w:r>
      <w:r w:rsidR="00014505" w:rsidRPr="00014505">
        <w:rPr>
          <w:rFonts w:ascii="Times New Roman" w:hAnsi="Times New Roman" w:cs="Times New Roman"/>
          <w:sz w:val="24"/>
          <w:szCs w:val="24"/>
        </w:rPr>
        <w:t>user’s</w:t>
      </w:r>
      <w:r w:rsidRPr="00014505">
        <w:rPr>
          <w:rFonts w:ascii="Times New Roman" w:hAnsi="Times New Roman" w:cs="Times New Roman"/>
          <w:sz w:val="24"/>
          <w:szCs w:val="24"/>
        </w:rPr>
        <w:t xml:space="preserve"> energy consumption, provide new customers with a new power plant, generate customers' monthly bills and send the bill automatically to users, and customers can make online payments. This system also </w:t>
      </w:r>
      <w:proofErr w:type="gramStart"/>
      <w:r w:rsidRPr="00014505">
        <w:rPr>
          <w:rFonts w:ascii="Times New Roman" w:hAnsi="Times New Roman" w:cs="Times New Roman"/>
          <w:sz w:val="24"/>
          <w:szCs w:val="24"/>
        </w:rPr>
        <w:t>has the ability to</w:t>
      </w:r>
      <w:proofErr w:type="gramEnd"/>
      <w:r w:rsidRPr="00014505">
        <w:rPr>
          <w:rFonts w:ascii="Times New Roman" w:hAnsi="Times New Roman" w:cs="Times New Roman"/>
          <w:sz w:val="24"/>
          <w:szCs w:val="24"/>
        </w:rPr>
        <w:t xml:space="preserve"> accept online payments from users.</w:t>
      </w:r>
    </w:p>
    <w:p w14:paraId="3DB7D387" w14:textId="77777777" w:rsidR="00014505" w:rsidRDefault="00014505" w:rsidP="00014505">
      <w:pPr>
        <w:pStyle w:val="ListParagraph"/>
        <w:ind w:left="360" w:firstLine="360"/>
        <w:jc w:val="both"/>
        <w:rPr>
          <w:rFonts w:ascii="Times New Roman" w:hAnsi="Times New Roman" w:cs="Times New Roman"/>
          <w:sz w:val="24"/>
          <w:szCs w:val="24"/>
        </w:rPr>
      </w:pPr>
    </w:p>
    <w:p w14:paraId="0B428D29" w14:textId="67238ABA" w:rsidR="00C2298B" w:rsidRPr="00014505" w:rsidRDefault="00014505" w:rsidP="00014505">
      <w:pPr>
        <w:pStyle w:val="ListParagraph"/>
        <w:ind w:left="360" w:firstLine="360"/>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087360" behindDoc="0" locked="0" layoutInCell="1" allowOverlap="1" wp14:anchorId="0196DA96" wp14:editId="2175D280">
            <wp:simplePos x="0" y="0"/>
            <wp:positionH relativeFrom="column">
              <wp:posOffset>-304800</wp:posOffset>
            </wp:positionH>
            <wp:positionV relativeFrom="paragraph">
              <wp:posOffset>1607185</wp:posOffset>
            </wp:positionV>
            <wp:extent cx="6571615" cy="4484370"/>
            <wp:effectExtent l="19050" t="19050" r="19685" b="1143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verall architectur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71615" cy="4484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28E6" w:rsidRPr="00014505">
        <w:rPr>
          <w:rFonts w:ascii="Times New Roman" w:hAnsi="Times New Roman" w:cs="Times New Roman"/>
          <w:sz w:val="24"/>
          <w:szCs w:val="24"/>
        </w:rPr>
        <w:t>This management system consists of four function as User Management, User Assign and Power Plant Management, Meter Reader and Power Plant Management, Billing Management. Separated databases are used for each service. Also, Postman was used to take the inputs and test the output results. Here the data is passed when a client make a request it filters through a gateway to the relevant service and the respond is sent back in the same way through the gateway to the client. Application Programming Interfaces (APIs) allow these operations like improve existing services, that can work isolate and more efficiently.</w:t>
      </w:r>
      <w:r w:rsidR="008A4EB4" w:rsidRPr="002C5A45">
        <w:rPr>
          <w:rFonts w:ascii="Times New Roman" w:hAnsi="Times New Roman" w:cs="Times New Roman"/>
          <w:b/>
          <w:bCs/>
          <w:sz w:val="28"/>
          <w:szCs w:val="28"/>
        </w:rPr>
        <w:br w:type="page"/>
      </w:r>
      <w:r w:rsidR="008A4EB4">
        <w:rPr>
          <w:noProof/>
        </w:rPr>
        <mc:AlternateContent>
          <mc:Choice Requires="wps">
            <w:drawing>
              <wp:anchor distT="0" distB="0" distL="114300" distR="114300" simplePos="0" relativeHeight="251011584" behindDoc="0" locked="0" layoutInCell="1" allowOverlap="1" wp14:anchorId="29B8EDE7" wp14:editId="6D5F2761">
                <wp:simplePos x="0" y="0"/>
                <wp:positionH relativeFrom="column">
                  <wp:posOffset>3446854</wp:posOffset>
                </wp:positionH>
                <wp:positionV relativeFrom="paragraph">
                  <wp:posOffset>362996</wp:posOffset>
                </wp:positionV>
                <wp:extent cx="345141" cy="233082"/>
                <wp:effectExtent l="0" t="0" r="17145" b="14605"/>
                <wp:wrapNone/>
                <wp:docPr id="47" name="Rectangle 47"/>
                <wp:cNvGraphicFramePr/>
                <a:graphic xmlns:a="http://schemas.openxmlformats.org/drawingml/2006/main">
                  <a:graphicData uri="http://schemas.microsoft.com/office/word/2010/wordprocessingShape">
                    <wps:wsp>
                      <wps:cNvSpPr/>
                      <wps:spPr>
                        <a:xfrm>
                          <a:off x="0" y="0"/>
                          <a:ext cx="345141" cy="2330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0128D" id="Rectangle 47" o:spid="_x0000_s1026" style="position:absolute;margin-left:271.4pt;margin-top:28.6pt;width:27.2pt;height:18.35pt;z-index:25101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" fillcolor="white [3212]" strokecolor="white [3212]" strokeweight="1pt"/>
            </w:pict>
          </mc:Fallback>
        </mc:AlternateContent>
      </w:r>
      <w:r w:rsidR="008A4EB4">
        <w:rPr>
          <w:noProof/>
        </w:rPr>
        <mc:AlternateContent>
          <mc:Choice Requires="wps">
            <w:drawing>
              <wp:anchor distT="0" distB="0" distL="114300" distR="114300" simplePos="0" relativeHeight="251005440" behindDoc="0" locked="0" layoutInCell="1" allowOverlap="1" wp14:anchorId="1E7A6AFC" wp14:editId="59670D8D">
                <wp:simplePos x="0" y="0"/>
                <wp:positionH relativeFrom="column">
                  <wp:posOffset>3433183</wp:posOffset>
                </wp:positionH>
                <wp:positionV relativeFrom="paragraph">
                  <wp:posOffset>3979732</wp:posOffset>
                </wp:positionV>
                <wp:extent cx="345141" cy="233082"/>
                <wp:effectExtent l="0" t="0" r="17145" b="14605"/>
                <wp:wrapNone/>
                <wp:docPr id="48" name="Rectangle 48"/>
                <wp:cNvGraphicFramePr/>
                <a:graphic xmlns:a="http://schemas.openxmlformats.org/drawingml/2006/main">
                  <a:graphicData uri="http://schemas.microsoft.com/office/word/2010/wordprocessingShape">
                    <wps:wsp>
                      <wps:cNvSpPr/>
                      <wps:spPr>
                        <a:xfrm>
                          <a:off x="0" y="0"/>
                          <a:ext cx="345141" cy="2330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C5724" id="Rectangle 48" o:spid="_x0000_s1026" style="position:absolute;margin-left:270.35pt;margin-top:313.35pt;width:27.2pt;height:18.35pt;z-index:25100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" fillcolor="white [3212]" strokecolor="white [3212]" strokeweight="1pt"/>
            </w:pict>
          </mc:Fallback>
        </mc:AlternateContent>
      </w:r>
      <w:r w:rsidR="008A4EB4">
        <w:rPr>
          <w:noProof/>
        </w:rPr>
        <mc:AlternateContent>
          <mc:Choice Requires="wps">
            <w:drawing>
              <wp:anchor distT="0" distB="0" distL="114300" distR="114300" simplePos="0" relativeHeight="250999296" behindDoc="0" locked="0" layoutInCell="1" allowOverlap="1" wp14:anchorId="617FC96A" wp14:editId="7E5ED69F">
                <wp:simplePos x="0" y="0"/>
                <wp:positionH relativeFrom="column">
                  <wp:posOffset>3464784</wp:posOffset>
                </wp:positionH>
                <wp:positionV relativeFrom="paragraph">
                  <wp:posOffset>2814843</wp:posOffset>
                </wp:positionV>
                <wp:extent cx="345141" cy="233082"/>
                <wp:effectExtent l="0" t="0" r="17145" b="14605"/>
                <wp:wrapNone/>
                <wp:docPr id="49" name="Rectangle 49"/>
                <wp:cNvGraphicFramePr/>
                <a:graphic xmlns:a="http://schemas.openxmlformats.org/drawingml/2006/main">
                  <a:graphicData uri="http://schemas.microsoft.com/office/word/2010/wordprocessingShape">
                    <wps:wsp>
                      <wps:cNvSpPr/>
                      <wps:spPr>
                        <a:xfrm>
                          <a:off x="0" y="0"/>
                          <a:ext cx="345141" cy="2330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27DBA0" id="Rectangle 49" o:spid="_x0000_s1026" style="position:absolute;margin-left:272.8pt;margin-top:221.65pt;width:27.2pt;height:18.35pt;z-index:25099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" fillcolor="white [3212]" strokecolor="white [3212]" strokeweight="1pt"/>
            </w:pict>
          </mc:Fallback>
        </mc:AlternateContent>
      </w:r>
      <w:r w:rsidR="008A4EB4">
        <w:rPr>
          <w:noProof/>
        </w:rPr>
        <mc:AlternateContent>
          <mc:Choice Requires="wps">
            <w:drawing>
              <wp:anchor distT="0" distB="0" distL="114300" distR="114300" simplePos="0" relativeHeight="250993152" behindDoc="0" locked="0" layoutInCell="1" allowOverlap="1" wp14:anchorId="175CA047" wp14:editId="577D89DA">
                <wp:simplePos x="0" y="0"/>
                <wp:positionH relativeFrom="column">
                  <wp:posOffset>3437965</wp:posOffset>
                </wp:positionH>
                <wp:positionV relativeFrom="paragraph">
                  <wp:posOffset>1609165</wp:posOffset>
                </wp:positionV>
                <wp:extent cx="345141" cy="233082"/>
                <wp:effectExtent l="0" t="0" r="17145" b="14605"/>
                <wp:wrapNone/>
                <wp:docPr id="50" name="Rectangle 50"/>
                <wp:cNvGraphicFramePr/>
                <a:graphic xmlns:a="http://schemas.openxmlformats.org/drawingml/2006/main">
                  <a:graphicData uri="http://schemas.microsoft.com/office/word/2010/wordprocessingShape">
                    <wps:wsp>
                      <wps:cNvSpPr/>
                      <wps:spPr>
                        <a:xfrm>
                          <a:off x="0" y="0"/>
                          <a:ext cx="345141" cy="2330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68314" id="Rectangle 50" o:spid="_x0000_s1026" style="position:absolute;margin-left:270.7pt;margin-top:126.7pt;width:27.2pt;height:18.35pt;z-index:25099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" fillcolor="white [3212]" strokecolor="white [3212]" strokeweight="1pt"/>
            </w:pict>
          </mc:Fallback>
        </mc:AlternateContent>
      </w:r>
    </w:p>
    <w:p w14:paraId="61F97840" w14:textId="4A0EF4B8" w:rsidR="002A15B9" w:rsidRPr="00817A1E" w:rsidRDefault="00817A1E" w:rsidP="00412A83">
      <w:pPr>
        <w:pStyle w:val="Heading2"/>
        <w:numPr>
          <w:ilvl w:val="1"/>
          <w:numId w:val="5"/>
        </w:numPr>
        <w:ind w:left="1260" w:hanging="450"/>
        <w:rPr>
          <w:rFonts w:ascii="Times New Roman" w:hAnsi="Times New Roman" w:cs="Times New Roman"/>
          <w:b/>
          <w:bCs/>
          <w:color w:val="auto"/>
          <w:sz w:val="28"/>
          <w:szCs w:val="28"/>
        </w:rPr>
      </w:pPr>
      <w:bookmarkStart w:id="12" w:name="_Toc101893200"/>
      <w:r>
        <w:rPr>
          <w:noProof/>
        </w:rPr>
        <w:lastRenderedPageBreak/>
        <w:drawing>
          <wp:anchor distT="0" distB="0" distL="114300" distR="114300" simplePos="0" relativeHeight="250987008" behindDoc="0" locked="0" layoutInCell="1" allowOverlap="1" wp14:anchorId="5D7C6E22" wp14:editId="40BE0DBD">
            <wp:simplePos x="0" y="0"/>
            <wp:positionH relativeFrom="column">
              <wp:posOffset>-492579</wp:posOffset>
            </wp:positionH>
            <wp:positionV relativeFrom="paragraph">
              <wp:posOffset>299720</wp:posOffset>
            </wp:positionV>
            <wp:extent cx="6912429" cy="7927184"/>
            <wp:effectExtent l="19050" t="19050" r="22225" b="171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12429" cy="79271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53064" w:rsidRPr="00B53064">
        <w:rPr>
          <w:rFonts w:ascii="Times New Roman" w:hAnsi="Times New Roman" w:cs="Times New Roman"/>
          <w:b/>
          <w:bCs/>
          <w:color w:val="auto"/>
          <w:sz w:val="28"/>
          <w:szCs w:val="28"/>
        </w:rPr>
        <w:t>Overall DB design (ER)</w:t>
      </w:r>
      <w:bookmarkEnd w:id="12"/>
      <w:r w:rsidR="00E44BB4">
        <w:br w:type="page"/>
      </w:r>
    </w:p>
    <w:p w14:paraId="2ED2D53A" w14:textId="0141353E" w:rsidR="00AC6C2E" w:rsidRPr="003F73AE" w:rsidRDefault="00017277" w:rsidP="00412A83">
      <w:pPr>
        <w:pStyle w:val="Heading2"/>
        <w:numPr>
          <w:ilvl w:val="1"/>
          <w:numId w:val="5"/>
        </w:numPr>
        <w:ind w:left="1260" w:hanging="450"/>
        <w:rPr>
          <w:rFonts w:ascii="Times New Roman" w:hAnsi="Times New Roman" w:cs="Times New Roman"/>
          <w:b/>
          <w:bCs/>
          <w:color w:val="auto"/>
          <w:sz w:val="28"/>
          <w:szCs w:val="28"/>
        </w:rPr>
      </w:pPr>
      <w:bookmarkStart w:id="13" w:name="_Toc101893201"/>
      <w:r>
        <w:rPr>
          <w:rFonts w:ascii="Times New Roman" w:hAnsi="Times New Roman" w:cs="Times New Roman"/>
          <w:b/>
          <w:bCs/>
          <w:noProof/>
          <w:sz w:val="28"/>
          <w:szCs w:val="28"/>
        </w:rPr>
        <w:lastRenderedPageBreak/>
        <w:drawing>
          <wp:anchor distT="0" distB="0" distL="114300" distR="114300" simplePos="0" relativeHeight="251043328" behindDoc="0" locked="0" layoutInCell="1" allowOverlap="1" wp14:anchorId="1C518267" wp14:editId="220E805A">
            <wp:simplePos x="0" y="0"/>
            <wp:positionH relativeFrom="column">
              <wp:posOffset>-272415</wp:posOffset>
            </wp:positionH>
            <wp:positionV relativeFrom="paragraph">
              <wp:posOffset>280035</wp:posOffset>
            </wp:positionV>
            <wp:extent cx="6530975" cy="7946390"/>
            <wp:effectExtent l="19050" t="19050" r="22225" b="16510"/>
            <wp:wrapTopAndBottom/>
            <wp:docPr id="59" name="Picture 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30975" cy="7946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A4568" w:rsidRPr="005A4568">
        <w:rPr>
          <w:rFonts w:ascii="Times New Roman" w:hAnsi="Times New Roman" w:cs="Times New Roman"/>
          <w:b/>
          <w:bCs/>
          <w:color w:val="auto"/>
          <w:sz w:val="28"/>
          <w:szCs w:val="28"/>
        </w:rPr>
        <w:t>Activity diagrams</w:t>
      </w:r>
      <w:bookmarkEnd w:id="13"/>
    </w:p>
    <w:p w14:paraId="06307BB7" w14:textId="6BE19D23" w:rsidR="008234A2" w:rsidRDefault="00AC6C2E" w:rsidP="00412A83">
      <w:pPr>
        <w:pStyle w:val="Heading1"/>
        <w:numPr>
          <w:ilvl w:val="1"/>
          <w:numId w:val="8"/>
        </w:numPr>
        <w:rPr>
          <w:rFonts w:ascii="Times New Roman" w:hAnsi="Times New Roman" w:cs="Times New Roman"/>
          <w:b/>
          <w:bCs/>
          <w:color w:val="auto"/>
          <w:sz w:val="28"/>
          <w:szCs w:val="28"/>
        </w:rPr>
      </w:pPr>
      <w:bookmarkStart w:id="14" w:name="_Toc101893202"/>
      <w:r w:rsidRPr="00AD4969">
        <w:rPr>
          <w:rFonts w:ascii="Times New Roman" w:hAnsi="Times New Roman" w:cs="Times New Roman"/>
          <w:b/>
          <w:bCs/>
          <w:color w:val="auto"/>
          <w:sz w:val="28"/>
          <w:szCs w:val="28"/>
        </w:rPr>
        <w:lastRenderedPageBreak/>
        <w:t xml:space="preserve">Individual </w:t>
      </w:r>
      <w:r w:rsidR="00AD4969" w:rsidRPr="00AD4969">
        <w:rPr>
          <w:rFonts w:ascii="Times New Roman" w:hAnsi="Times New Roman" w:cs="Times New Roman"/>
          <w:b/>
          <w:bCs/>
          <w:color w:val="auto"/>
          <w:sz w:val="28"/>
          <w:szCs w:val="28"/>
        </w:rPr>
        <w:t>Sections</w:t>
      </w:r>
      <w:r w:rsidR="00AD4969">
        <w:rPr>
          <w:rFonts w:ascii="Times New Roman" w:hAnsi="Times New Roman" w:cs="Times New Roman"/>
          <w:b/>
          <w:bCs/>
          <w:color w:val="auto"/>
          <w:sz w:val="28"/>
          <w:szCs w:val="28"/>
        </w:rPr>
        <w:t xml:space="preserve"> </w:t>
      </w:r>
      <w:r w:rsidR="001D13BC">
        <w:rPr>
          <w:rFonts w:ascii="Times New Roman" w:hAnsi="Times New Roman" w:cs="Times New Roman"/>
          <w:b/>
          <w:bCs/>
          <w:color w:val="auto"/>
          <w:sz w:val="28"/>
          <w:szCs w:val="28"/>
        </w:rPr>
        <w:t>– IT20278380</w:t>
      </w:r>
      <w:r w:rsidR="008F0FFC">
        <w:rPr>
          <w:rFonts w:ascii="Times New Roman" w:hAnsi="Times New Roman" w:cs="Times New Roman"/>
          <w:b/>
          <w:bCs/>
          <w:color w:val="auto"/>
          <w:sz w:val="28"/>
          <w:szCs w:val="28"/>
        </w:rPr>
        <w:t xml:space="preserve"> – User Managem</w:t>
      </w:r>
      <w:r w:rsidR="00A03D91">
        <w:rPr>
          <w:rFonts w:ascii="Times New Roman" w:hAnsi="Times New Roman" w:cs="Times New Roman"/>
          <w:b/>
          <w:bCs/>
          <w:color w:val="auto"/>
          <w:sz w:val="28"/>
          <w:szCs w:val="28"/>
        </w:rPr>
        <w:t>ent</w:t>
      </w:r>
      <w:bookmarkEnd w:id="14"/>
    </w:p>
    <w:p w14:paraId="68853A06" w14:textId="4909249A" w:rsidR="00C95249" w:rsidRDefault="00B90E33" w:rsidP="00412A83">
      <w:pPr>
        <w:pStyle w:val="Heading2"/>
        <w:numPr>
          <w:ilvl w:val="2"/>
          <w:numId w:val="6"/>
        </w:numPr>
        <w:tabs>
          <w:tab w:val="left" w:pos="1530"/>
        </w:tabs>
        <w:ind w:left="1710" w:hanging="900"/>
        <w:rPr>
          <w:rFonts w:ascii="Times New Roman" w:hAnsi="Times New Roman" w:cs="Times New Roman"/>
          <w:b/>
          <w:bCs/>
          <w:color w:val="auto"/>
          <w:sz w:val="28"/>
          <w:szCs w:val="28"/>
        </w:rPr>
      </w:pPr>
      <w:bookmarkStart w:id="15" w:name="_Toc101893203"/>
      <w:r w:rsidRPr="00B90E33">
        <w:rPr>
          <w:rFonts w:ascii="Times New Roman" w:hAnsi="Times New Roman" w:cs="Times New Roman"/>
          <w:b/>
          <w:bCs/>
          <w:color w:val="auto"/>
          <w:sz w:val="28"/>
          <w:szCs w:val="28"/>
        </w:rPr>
        <w:t>Service design</w:t>
      </w:r>
      <w:bookmarkEnd w:id="15"/>
    </w:p>
    <w:p w14:paraId="11D9A2B2" w14:textId="76DF8218" w:rsidR="00C96F83" w:rsidRPr="00C96F83" w:rsidRDefault="00C96F83" w:rsidP="00BA5F55">
      <w:pPr>
        <w:ind w:firstLine="720"/>
        <w:jc w:val="both"/>
        <w:rPr>
          <w:rFonts w:ascii="Times New Roman" w:hAnsi="Times New Roman" w:cs="Times New Roman"/>
          <w:sz w:val="24"/>
          <w:szCs w:val="24"/>
        </w:rPr>
      </w:pPr>
      <w:r w:rsidRPr="00C96F83">
        <w:rPr>
          <w:rFonts w:ascii="Times New Roman" w:hAnsi="Times New Roman" w:cs="Times New Roman"/>
          <w:sz w:val="24"/>
          <w:szCs w:val="24"/>
        </w:rPr>
        <w:t>Users can register to the system using registration form by providing their details. After that users can login to the system as a valid user by providing valid credentials. The access to the system varies according to the user type.</w:t>
      </w:r>
    </w:p>
    <w:p w14:paraId="6109F5E3" w14:textId="59D51DF2" w:rsidR="00D22B22" w:rsidRPr="009349A8" w:rsidRDefault="00ED1031" w:rsidP="00412A83">
      <w:pPr>
        <w:pStyle w:val="Heading3"/>
        <w:numPr>
          <w:ilvl w:val="3"/>
          <w:numId w:val="3"/>
        </w:numPr>
        <w:ind w:left="1890" w:hanging="828"/>
        <w:rPr>
          <w:rFonts w:ascii="Times New Roman" w:hAnsi="Times New Roman" w:cs="Times New Roman"/>
          <w:b/>
          <w:bCs/>
          <w:color w:val="auto"/>
        </w:rPr>
      </w:pPr>
      <w:bookmarkStart w:id="16" w:name="_Toc101893204"/>
      <w:r>
        <w:rPr>
          <w:noProof/>
        </w:rPr>
        <w:drawing>
          <wp:anchor distT="0" distB="0" distL="114300" distR="114300" simplePos="0" relativeHeight="251015680" behindDoc="0" locked="0" layoutInCell="1" allowOverlap="1" wp14:anchorId="7751F845" wp14:editId="20947178">
            <wp:simplePos x="0" y="0"/>
            <wp:positionH relativeFrom="column">
              <wp:posOffset>1078230</wp:posOffset>
            </wp:positionH>
            <wp:positionV relativeFrom="paragraph">
              <wp:posOffset>308610</wp:posOffset>
            </wp:positionV>
            <wp:extent cx="3890010" cy="2032635"/>
            <wp:effectExtent l="19050" t="19050" r="15240" b="24765"/>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0010" cy="20326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2B2C" w:rsidRPr="00C95249">
        <w:rPr>
          <w:rFonts w:ascii="Times New Roman" w:hAnsi="Times New Roman" w:cs="Times New Roman"/>
          <w:b/>
          <w:bCs/>
          <w:color w:val="auto"/>
        </w:rPr>
        <w:t xml:space="preserve">API </w:t>
      </w:r>
      <w:r w:rsidR="00532F3D" w:rsidRPr="00C95249">
        <w:rPr>
          <w:rFonts w:ascii="Times New Roman" w:hAnsi="Times New Roman" w:cs="Times New Roman"/>
          <w:b/>
          <w:bCs/>
          <w:color w:val="auto"/>
        </w:rPr>
        <w:t xml:space="preserve">Of </w:t>
      </w:r>
      <w:r w:rsidR="00532F3D">
        <w:rPr>
          <w:rFonts w:ascii="Times New Roman" w:hAnsi="Times New Roman" w:cs="Times New Roman"/>
          <w:b/>
          <w:bCs/>
          <w:color w:val="auto"/>
        </w:rPr>
        <w:t>t</w:t>
      </w:r>
      <w:r w:rsidR="00532F3D" w:rsidRPr="00C95249">
        <w:rPr>
          <w:rFonts w:ascii="Times New Roman" w:hAnsi="Times New Roman" w:cs="Times New Roman"/>
          <w:b/>
          <w:bCs/>
          <w:color w:val="auto"/>
        </w:rPr>
        <w:t>he Service</w:t>
      </w:r>
      <w:bookmarkEnd w:id="16"/>
    </w:p>
    <w:p w14:paraId="11C1A1BC" w14:textId="06A2ABEA" w:rsidR="001B3D8B" w:rsidRPr="00447D11" w:rsidRDefault="0032066E" w:rsidP="00412A83">
      <w:pPr>
        <w:pStyle w:val="ListParagraph"/>
        <w:numPr>
          <w:ilvl w:val="2"/>
          <w:numId w:val="30"/>
        </w:numPr>
        <w:rPr>
          <w:rFonts w:ascii="Times New Roman" w:hAnsi="Times New Roman" w:cs="Times New Roman"/>
          <w:b/>
          <w:bCs/>
          <w:sz w:val="24"/>
          <w:szCs w:val="24"/>
        </w:rPr>
      </w:pPr>
      <w:r w:rsidRPr="00447D11">
        <w:rPr>
          <w:rFonts w:ascii="Times New Roman" w:hAnsi="Times New Roman" w:cs="Times New Roman"/>
          <w:b/>
          <w:bCs/>
          <w:sz w:val="24"/>
          <w:szCs w:val="24"/>
        </w:rPr>
        <w:t>Register Customer (</w:t>
      </w:r>
      <w:r w:rsidR="001B3D8B" w:rsidRPr="00447D11">
        <w:rPr>
          <w:rFonts w:ascii="Times New Roman" w:hAnsi="Times New Roman" w:cs="Times New Roman"/>
          <w:b/>
          <w:bCs/>
          <w:sz w:val="24"/>
          <w:szCs w:val="24"/>
        </w:rPr>
        <w:t>POST)</w:t>
      </w:r>
    </w:p>
    <w:p w14:paraId="4C665894" w14:textId="4895746D" w:rsidR="001B3D8B" w:rsidRPr="002F194F" w:rsidRDefault="001B3D8B"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Resource:</w:t>
      </w:r>
      <w:r w:rsidR="002F194F">
        <w:rPr>
          <w:rFonts w:ascii="Times New Roman" w:hAnsi="Times New Roman" w:cs="Times New Roman"/>
          <w:sz w:val="24"/>
          <w:szCs w:val="24"/>
        </w:rPr>
        <w:t xml:space="preserve"> Customer</w:t>
      </w:r>
    </w:p>
    <w:p w14:paraId="0D60F0D9" w14:textId="11A9644C" w:rsidR="001B3D8B" w:rsidRPr="002F194F" w:rsidRDefault="001B3D8B"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Request:</w:t>
      </w:r>
      <w:r w:rsidR="002F194F">
        <w:rPr>
          <w:rFonts w:ascii="Times New Roman" w:hAnsi="Times New Roman" w:cs="Times New Roman"/>
          <w:sz w:val="24"/>
          <w:szCs w:val="24"/>
        </w:rPr>
        <w:t xml:space="preserve"> </w:t>
      </w:r>
      <w:r w:rsidRPr="002F194F">
        <w:rPr>
          <w:rFonts w:ascii="Times New Roman" w:hAnsi="Times New Roman" w:cs="Times New Roman"/>
          <w:sz w:val="24"/>
          <w:szCs w:val="24"/>
        </w:rPr>
        <w:t xml:space="preserve">POST </w:t>
      </w:r>
      <w:r w:rsidR="00D560F7" w:rsidRPr="00F201AE">
        <w:rPr>
          <w:rFonts w:ascii="Times New Roman" w:hAnsi="Times New Roman" w:cs="Times New Roman"/>
          <w:sz w:val="24"/>
          <w:szCs w:val="24"/>
        </w:rPr>
        <w:t>ElectroG</w:t>
      </w:r>
      <w:r w:rsidRPr="002F194F">
        <w:rPr>
          <w:rFonts w:ascii="Times New Roman" w:hAnsi="Times New Roman" w:cs="Times New Roman"/>
          <w:sz w:val="24"/>
          <w:szCs w:val="24"/>
        </w:rPr>
        <w:t>/</w:t>
      </w:r>
      <w:r w:rsidR="00F52C59" w:rsidRPr="00F52C59">
        <w:t xml:space="preserve"> </w:t>
      </w:r>
      <w:r w:rsidR="00F52C59" w:rsidRPr="00F52C59">
        <w:rPr>
          <w:rFonts w:ascii="Times New Roman" w:hAnsi="Times New Roman" w:cs="Times New Roman"/>
          <w:sz w:val="24"/>
          <w:szCs w:val="24"/>
        </w:rPr>
        <w:t xml:space="preserve">Customers </w:t>
      </w:r>
      <w:r w:rsidRPr="002F194F">
        <w:rPr>
          <w:rFonts w:ascii="Times New Roman" w:hAnsi="Times New Roman" w:cs="Times New Roman"/>
          <w:sz w:val="24"/>
          <w:szCs w:val="24"/>
        </w:rPr>
        <w:t>/</w:t>
      </w:r>
      <w:r w:rsidR="00F52C59">
        <w:rPr>
          <w:rFonts w:ascii="Times New Roman" w:hAnsi="Times New Roman" w:cs="Times New Roman"/>
          <w:sz w:val="24"/>
          <w:szCs w:val="24"/>
        </w:rPr>
        <w:t>Add</w:t>
      </w:r>
    </w:p>
    <w:p w14:paraId="5B046875" w14:textId="41E0A7C5" w:rsidR="001B3D8B" w:rsidRPr="002F194F" w:rsidRDefault="001B3D8B"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Media:</w:t>
      </w:r>
      <w:r w:rsidR="002F194F">
        <w:rPr>
          <w:rFonts w:ascii="Times New Roman" w:hAnsi="Times New Roman" w:cs="Times New Roman"/>
          <w:sz w:val="24"/>
          <w:szCs w:val="24"/>
        </w:rPr>
        <w:t xml:space="preserve"> </w:t>
      </w:r>
      <w:r w:rsidRPr="002F194F">
        <w:rPr>
          <w:rFonts w:ascii="Times New Roman" w:hAnsi="Times New Roman" w:cs="Times New Roman"/>
          <w:sz w:val="24"/>
          <w:szCs w:val="24"/>
        </w:rPr>
        <w:t>Form data - URL encoded</w:t>
      </w:r>
    </w:p>
    <w:p w14:paraId="47CA99AF" w14:textId="36BE2700" w:rsidR="001B3D8B" w:rsidRPr="00F201AE" w:rsidRDefault="001B3D8B"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Data:</w:t>
      </w:r>
      <w:r w:rsidRPr="002F194F">
        <w:rPr>
          <w:rFonts w:ascii="Times New Roman" w:hAnsi="Times New Roman" w:cs="Times New Roman"/>
          <w:sz w:val="24"/>
          <w:szCs w:val="24"/>
        </w:rPr>
        <w:t xml:space="preserve"> </w:t>
      </w:r>
      <w:r w:rsidR="00F201AE">
        <w:rPr>
          <w:rFonts w:ascii="Times New Roman" w:hAnsi="Times New Roman" w:cs="Times New Roman"/>
          <w:sz w:val="24"/>
          <w:szCs w:val="24"/>
        </w:rPr>
        <w:t>CustomerID</w:t>
      </w:r>
      <w:r w:rsidRPr="002F194F">
        <w:rPr>
          <w:rFonts w:ascii="Times New Roman" w:hAnsi="Times New Roman" w:cs="Times New Roman"/>
          <w:sz w:val="24"/>
          <w:szCs w:val="24"/>
        </w:rPr>
        <w:t xml:space="preserve">: </w:t>
      </w:r>
      <w:r w:rsidR="00B43D1E">
        <w:rPr>
          <w:rFonts w:ascii="Times New Roman" w:hAnsi="Times New Roman" w:cs="Times New Roman"/>
          <w:sz w:val="24"/>
          <w:szCs w:val="24"/>
        </w:rPr>
        <w:t>“</w:t>
      </w:r>
      <w:r w:rsidR="00F201AE">
        <w:rPr>
          <w:rFonts w:ascii="Times New Roman" w:hAnsi="Times New Roman" w:cs="Times New Roman"/>
          <w:sz w:val="24"/>
          <w:szCs w:val="24"/>
        </w:rPr>
        <w:t>C01</w:t>
      </w:r>
      <w:r w:rsidR="00B43D1E">
        <w:rPr>
          <w:rFonts w:ascii="Times New Roman" w:hAnsi="Times New Roman" w:cs="Times New Roman"/>
          <w:sz w:val="24"/>
          <w:szCs w:val="24"/>
        </w:rPr>
        <w:t>”</w:t>
      </w:r>
      <w:r w:rsidRPr="002F194F">
        <w:rPr>
          <w:rFonts w:ascii="Times New Roman" w:hAnsi="Times New Roman" w:cs="Times New Roman"/>
          <w:sz w:val="24"/>
          <w:szCs w:val="24"/>
        </w:rPr>
        <w:t xml:space="preserve">, </w:t>
      </w:r>
      <w:r w:rsidR="00B43D1E">
        <w:rPr>
          <w:rFonts w:ascii="Times New Roman" w:hAnsi="Times New Roman" w:cs="Times New Roman"/>
          <w:sz w:val="24"/>
          <w:szCs w:val="24"/>
        </w:rPr>
        <w:t>“</w:t>
      </w:r>
      <w:r w:rsidR="00F201AE">
        <w:rPr>
          <w:rFonts w:ascii="Times New Roman" w:hAnsi="Times New Roman" w:cs="Times New Roman"/>
          <w:sz w:val="24"/>
          <w:szCs w:val="24"/>
        </w:rPr>
        <w:t>FullName</w:t>
      </w:r>
      <w:r w:rsidRPr="002F194F">
        <w:rPr>
          <w:rFonts w:ascii="Times New Roman" w:hAnsi="Times New Roman" w:cs="Times New Roman"/>
          <w:sz w:val="24"/>
          <w:szCs w:val="24"/>
        </w:rPr>
        <w:t>:</w:t>
      </w:r>
      <w:r w:rsidR="00F201AE">
        <w:rPr>
          <w:rFonts w:ascii="Times New Roman" w:hAnsi="Times New Roman" w:cs="Times New Roman"/>
          <w:sz w:val="24"/>
          <w:szCs w:val="24"/>
        </w:rPr>
        <w:t xml:space="preserve"> Pamuditha</w:t>
      </w:r>
      <w:r w:rsidR="00B43D1E">
        <w:rPr>
          <w:rFonts w:ascii="Times New Roman" w:hAnsi="Times New Roman" w:cs="Times New Roman"/>
          <w:sz w:val="24"/>
          <w:szCs w:val="24"/>
        </w:rPr>
        <w:t>”</w:t>
      </w:r>
      <w:r w:rsidRPr="002F194F">
        <w:rPr>
          <w:rFonts w:ascii="Times New Roman" w:hAnsi="Times New Roman" w:cs="Times New Roman"/>
          <w:sz w:val="24"/>
          <w:szCs w:val="24"/>
        </w:rPr>
        <w:t>,</w:t>
      </w:r>
      <w:r w:rsidR="00F201AE">
        <w:rPr>
          <w:rFonts w:ascii="Times New Roman" w:hAnsi="Times New Roman" w:cs="Times New Roman"/>
          <w:sz w:val="24"/>
          <w:szCs w:val="24"/>
        </w:rPr>
        <w:t xml:space="preserve"> Address</w:t>
      </w:r>
      <w:r w:rsidRPr="002F194F">
        <w:rPr>
          <w:rFonts w:ascii="Times New Roman" w:hAnsi="Times New Roman" w:cs="Times New Roman"/>
          <w:sz w:val="24"/>
          <w:szCs w:val="24"/>
        </w:rPr>
        <w:t>:</w:t>
      </w:r>
      <w:r w:rsidR="00F201AE">
        <w:rPr>
          <w:rFonts w:ascii="Times New Roman" w:hAnsi="Times New Roman" w:cs="Times New Roman"/>
          <w:sz w:val="24"/>
          <w:szCs w:val="24"/>
        </w:rPr>
        <w:t xml:space="preserve"> </w:t>
      </w:r>
      <w:r w:rsidR="00B43D1E">
        <w:rPr>
          <w:rFonts w:ascii="Times New Roman" w:hAnsi="Times New Roman" w:cs="Times New Roman"/>
          <w:sz w:val="24"/>
          <w:szCs w:val="24"/>
        </w:rPr>
        <w:t>“</w:t>
      </w:r>
      <w:r w:rsidR="00F201AE">
        <w:rPr>
          <w:rFonts w:ascii="Times New Roman" w:hAnsi="Times New Roman" w:cs="Times New Roman"/>
          <w:sz w:val="24"/>
          <w:szCs w:val="24"/>
        </w:rPr>
        <w:t>No,10/8 Colombo</w:t>
      </w:r>
      <w:r w:rsidR="00B43D1E">
        <w:rPr>
          <w:rFonts w:ascii="Times New Roman" w:hAnsi="Times New Roman" w:cs="Times New Roman"/>
          <w:sz w:val="24"/>
          <w:szCs w:val="24"/>
        </w:rPr>
        <w:t>”</w:t>
      </w:r>
      <w:r w:rsidRPr="002F194F">
        <w:rPr>
          <w:rFonts w:ascii="Times New Roman" w:hAnsi="Times New Roman" w:cs="Times New Roman"/>
          <w:sz w:val="24"/>
          <w:szCs w:val="24"/>
        </w:rPr>
        <w:t>,</w:t>
      </w:r>
      <w:r w:rsidR="006008D3">
        <w:rPr>
          <w:rFonts w:ascii="Times New Roman" w:hAnsi="Times New Roman" w:cs="Times New Roman"/>
          <w:sz w:val="24"/>
          <w:szCs w:val="24"/>
        </w:rPr>
        <w:t xml:space="preserve"> City: </w:t>
      </w:r>
      <w:r w:rsidR="00B43D1E">
        <w:rPr>
          <w:rFonts w:ascii="Times New Roman" w:hAnsi="Times New Roman" w:cs="Times New Roman"/>
          <w:sz w:val="24"/>
          <w:szCs w:val="24"/>
        </w:rPr>
        <w:t>“</w:t>
      </w:r>
      <w:r w:rsidR="006008D3">
        <w:rPr>
          <w:rFonts w:ascii="Times New Roman" w:hAnsi="Times New Roman" w:cs="Times New Roman"/>
          <w:sz w:val="24"/>
          <w:szCs w:val="24"/>
        </w:rPr>
        <w:t>Colombo</w:t>
      </w:r>
      <w:r w:rsidR="00B43D1E">
        <w:rPr>
          <w:rFonts w:ascii="Times New Roman" w:hAnsi="Times New Roman" w:cs="Times New Roman"/>
          <w:sz w:val="24"/>
          <w:szCs w:val="24"/>
        </w:rPr>
        <w:t>”</w:t>
      </w:r>
      <w:r w:rsidR="006008D3">
        <w:rPr>
          <w:rFonts w:ascii="Times New Roman" w:hAnsi="Times New Roman" w:cs="Times New Roman"/>
          <w:sz w:val="24"/>
          <w:szCs w:val="24"/>
        </w:rPr>
        <w:t xml:space="preserve">, MobileNumber: </w:t>
      </w:r>
      <w:r w:rsidR="00B43D1E">
        <w:rPr>
          <w:rFonts w:ascii="Times New Roman" w:hAnsi="Times New Roman" w:cs="Times New Roman"/>
          <w:sz w:val="24"/>
          <w:szCs w:val="24"/>
        </w:rPr>
        <w:t>“</w:t>
      </w:r>
      <w:r w:rsidR="006008D3">
        <w:rPr>
          <w:rFonts w:ascii="Times New Roman" w:hAnsi="Times New Roman" w:cs="Times New Roman"/>
          <w:sz w:val="24"/>
          <w:szCs w:val="24"/>
        </w:rPr>
        <w:t>0711584935</w:t>
      </w:r>
      <w:r w:rsidR="00B43D1E">
        <w:rPr>
          <w:rFonts w:ascii="Times New Roman" w:hAnsi="Times New Roman" w:cs="Times New Roman"/>
          <w:sz w:val="24"/>
          <w:szCs w:val="24"/>
        </w:rPr>
        <w:t>”</w:t>
      </w:r>
      <w:r w:rsidR="006008D3">
        <w:rPr>
          <w:rFonts w:ascii="Times New Roman" w:hAnsi="Times New Roman" w:cs="Times New Roman"/>
          <w:sz w:val="24"/>
          <w:szCs w:val="24"/>
        </w:rPr>
        <w:t xml:space="preserve">, Email: </w:t>
      </w:r>
      <w:r w:rsidR="00B43D1E">
        <w:rPr>
          <w:rFonts w:ascii="Times New Roman" w:hAnsi="Times New Roman" w:cs="Times New Roman"/>
          <w:sz w:val="24"/>
          <w:szCs w:val="24"/>
        </w:rPr>
        <w:t>“</w:t>
      </w:r>
      <w:r w:rsidR="006008D3">
        <w:rPr>
          <w:rFonts w:ascii="Times New Roman" w:hAnsi="Times New Roman" w:cs="Times New Roman"/>
          <w:sz w:val="24"/>
          <w:szCs w:val="24"/>
        </w:rPr>
        <w:t>wickramasinha1219@gmail.com</w:t>
      </w:r>
      <w:r w:rsidR="00B43D1E">
        <w:rPr>
          <w:rFonts w:ascii="Times New Roman" w:hAnsi="Times New Roman" w:cs="Times New Roman"/>
          <w:sz w:val="24"/>
          <w:szCs w:val="24"/>
        </w:rPr>
        <w:t>”</w:t>
      </w:r>
    </w:p>
    <w:p w14:paraId="42769D8C" w14:textId="77777777" w:rsidR="001B3D8B" w:rsidRPr="002F194F" w:rsidRDefault="001B3D8B"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Response:</w:t>
      </w:r>
      <w:r w:rsidRPr="002F194F">
        <w:rPr>
          <w:rFonts w:ascii="Times New Roman" w:hAnsi="Times New Roman" w:cs="Times New Roman"/>
          <w:sz w:val="24"/>
          <w:szCs w:val="24"/>
        </w:rPr>
        <w:t xml:space="preserve"> Inserted successfully</w:t>
      </w:r>
    </w:p>
    <w:p w14:paraId="2D388DFA" w14:textId="77777777" w:rsidR="006008D3" w:rsidRDefault="001B3D8B"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URL:</w:t>
      </w:r>
      <w:r w:rsidRPr="002F194F">
        <w:rPr>
          <w:rFonts w:ascii="Times New Roman" w:hAnsi="Times New Roman" w:cs="Times New Roman"/>
          <w:sz w:val="24"/>
          <w:szCs w:val="24"/>
        </w:rPr>
        <w:t xml:space="preserve"> </w:t>
      </w:r>
      <w:hyperlink r:id="rId30" w:history="1">
        <w:r w:rsidR="00244ECB" w:rsidRPr="00EF0787">
          <w:rPr>
            <w:rStyle w:val="Hyperlink"/>
            <w:rFonts w:ascii="Times New Roman" w:hAnsi="Times New Roman" w:cs="Times New Roman"/>
            <w:sz w:val="24"/>
            <w:szCs w:val="24"/>
          </w:rPr>
          <w:t>http://localhost:8080/PAF_Project_2022_GID_8/ElectroG/</w:t>
        </w:r>
        <w:r w:rsidR="00F52C59" w:rsidRPr="00EF0787">
          <w:rPr>
            <w:rStyle w:val="Hyperlink"/>
            <w:rFonts w:ascii="Times New Roman" w:hAnsi="Times New Roman" w:cs="Times New Roman"/>
            <w:sz w:val="24"/>
            <w:szCs w:val="24"/>
          </w:rPr>
          <w:t>Customers /Add</w:t>
        </w:r>
      </w:hyperlink>
    </w:p>
    <w:p w14:paraId="70EB0789" w14:textId="77777777" w:rsidR="006008D3" w:rsidRDefault="006008D3" w:rsidP="00A13898">
      <w:pPr>
        <w:pStyle w:val="ListParagraph"/>
        <w:spacing w:line="240" w:lineRule="auto"/>
        <w:ind w:left="450"/>
        <w:rPr>
          <w:rFonts w:ascii="Times New Roman" w:hAnsi="Times New Roman" w:cs="Times New Roman"/>
          <w:sz w:val="24"/>
          <w:szCs w:val="24"/>
        </w:rPr>
      </w:pPr>
    </w:p>
    <w:p w14:paraId="6037199A" w14:textId="040D19D4" w:rsidR="00A13898" w:rsidRPr="00447D11" w:rsidRDefault="001B3D8B" w:rsidP="00412A83">
      <w:pPr>
        <w:pStyle w:val="ListParagraph"/>
        <w:numPr>
          <w:ilvl w:val="2"/>
          <w:numId w:val="30"/>
        </w:numPr>
        <w:rPr>
          <w:rFonts w:ascii="Times New Roman" w:hAnsi="Times New Roman" w:cs="Times New Roman"/>
          <w:b/>
          <w:bCs/>
          <w:sz w:val="24"/>
          <w:szCs w:val="24"/>
        </w:rPr>
      </w:pPr>
      <w:r w:rsidRPr="00447D11">
        <w:rPr>
          <w:rFonts w:ascii="Times New Roman" w:hAnsi="Times New Roman" w:cs="Times New Roman"/>
          <w:b/>
          <w:bCs/>
          <w:sz w:val="24"/>
          <w:szCs w:val="24"/>
        </w:rPr>
        <w:t xml:space="preserve">Update </w:t>
      </w:r>
      <w:r w:rsidR="006008D3" w:rsidRPr="00447D11">
        <w:rPr>
          <w:rFonts w:ascii="Times New Roman" w:hAnsi="Times New Roman" w:cs="Times New Roman"/>
          <w:b/>
          <w:bCs/>
          <w:sz w:val="24"/>
          <w:szCs w:val="24"/>
        </w:rPr>
        <w:t xml:space="preserve">User Profile </w:t>
      </w:r>
      <w:r w:rsidRPr="00447D11">
        <w:rPr>
          <w:rFonts w:ascii="Times New Roman" w:hAnsi="Times New Roman" w:cs="Times New Roman"/>
          <w:b/>
          <w:bCs/>
          <w:sz w:val="24"/>
          <w:szCs w:val="24"/>
        </w:rPr>
        <w:t>(PUT)</w:t>
      </w:r>
    </w:p>
    <w:p w14:paraId="637F1AD2" w14:textId="4A1BFFAB" w:rsidR="00A13898" w:rsidRPr="00A13898" w:rsidRDefault="00A13898" w:rsidP="00412A83">
      <w:pPr>
        <w:pStyle w:val="ListParagraph"/>
        <w:numPr>
          <w:ilvl w:val="0"/>
          <w:numId w:val="32"/>
        </w:numPr>
        <w:rPr>
          <w:rFonts w:ascii="Times New Roman" w:hAnsi="Times New Roman" w:cs="Times New Roman"/>
          <w:sz w:val="24"/>
          <w:szCs w:val="24"/>
        </w:rPr>
      </w:pPr>
      <w:r w:rsidRPr="00447D11">
        <w:rPr>
          <w:rFonts w:ascii="Times New Roman" w:hAnsi="Times New Roman" w:cs="Times New Roman"/>
          <w:b/>
          <w:bCs/>
          <w:sz w:val="24"/>
          <w:szCs w:val="24"/>
        </w:rPr>
        <w:t>Resource:</w:t>
      </w:r>
      <w:r w:rsidRPr="00A13898">
        <w:rPr>
          <w:rFonts w:ascii="Times New Roman" w:hAnsi="Times New Roman" w:cs="Times New Roman"/>
          <w:sz w:val="24"/>
          <w:szCs w:val="24"/>
        </w:rPr>
        <w:t xml:space="preserve"> </w:t>
      </w:r>
      <w:r w:rsidR="00E55710">
        <w:rPr>
          <w:rFonts w:ascii="Times New Roman" w:hAnsi="Times New Roman" w:cs="Times New Roman"/>
          <w:sz w:val="24"/>
          <w:szCs w:val="24"/>
        </w:rPr>
        <w:t>PowerPlant</w:t>
      </w:r>
    </w:p>
    <w:p w14:paraId="1E34DEA8" w14:textId="15013017" w:rsidR="00A13898" w:rsidRPr="00A13898" w:rsidRDefault="00A13898" w:rsidP="00412A83">
      <w:pPr>
        <w:pStyle w:val="ListParagraph"/>
        <w:numPr>
          <w:ilvl w:val="0"/>
          <w:numId w:val="32"/>
        </w:numPr>
        <w:rPr>
          <w:rFonts w:ascii="Times New Roman" w:hAnsi="Times New Roman" w:cs="Times New Roman"/>
          <w:sz w:val="24"/>
          <w:szCs w:val="24"/>
        </w:rPr>
      </w:pPr>
      <w:r w:rsidRPr="00447D11">
        <w:rPr>
          <w:rFonts w:ascii="Times New Roman" w:hAnsi="Times New Roman" w:cs="Times New Roman"/>
          <w:b/>
          <w:bCs/>
          <w:sz w:val="24"/>
          <w:szCs w:val="24"/>
        </w:rPr>
        <w:t>Request:</w:t>
      </w:r>
      <w:r w:rsidRPr="00A13898">
        <w:rPr>
          <w:rFonts w:ascii="Times New Roman" w:hAnsi="Times New Roman" w:cs="Times New Roman"/>
          <w:sz w:val="24"/>
          <w:szCs w:val="24"/>
        </w:rPr>
        <w:t xml:space="preserve"> </w:t>
      </w:r>
      <w:r w:rsidR="007A2D99">
        <w:rPr>
          <w:rFonts w:ascii="Times New Roman" w:hAnsi="Times New Roman" w:cs="Times New Roman"/>
          <w:sz w:val="24"/>
          <w:szCs w:val="24"/>
        </w:rPr>
        <w:t>PUT</w:t>
      </w:r>
      <w:r w:rsidRPr="00A13898">
        <w:rPr>
          <w:rFonts w:ascii="Times New Roman" w:hAnsi="Times New Roman" w:cs="Times New Roman"/>
          <w:sz w:val="24"/>
          <w:szCs w:val="24"/>
        </w:rPr>
        <w:t xml:space="preserve"> ElectroG/Customers /</w:t>
      </w:r>
      <w:r w:rsidR="003E1511" w:rsidRPr="003E1511">
        <w:rPr>
          <w:rFonts w:ascii="Times New Roman" w:hAnsi="Times New Roman" w:cs="Times New Roman"/>
          <w:sz w:val="24"/>
          <w:szCs w:val="24"/>
        </w:rPr>
        <w:t>Update</w:t>
      </w:r>
    </w:p>
    <w:p w14:paraId="4038AAA2" w14:textId="4E6479ED" w:rsidR="00A13898" w:rsidRPr="002D0CE6" w:rsidRDefault="00831FB7" w:rsidP="00412A83">
      <w:pPr>
        <w:pStyle w:val="ListParagraph"/>
        <w:numPr>
          <w:ilvl w:val="0"/>
          <w:numId w:val="32"/>
        </w:numPr>
        <w:rPr>
          <w:rFonts w:ascii="Times New Roman" w:hAnsi="Times New Roman" w:cs="Times New Roman"/>
          <w:sz w:val="24"/>
          <w:szCs w:val="24"/>
        </w:rPr>
      </w:pPr>
      <w:r w:rsidRPr="00020154">
        <w:rPr>
          <w:rFonts w:ascii="Times New Roman" w:hAnsi="Times New Roman" w:cs="Times New Roman"/>
          <w:b/>
          <w:bCs/>
          <w:noProof/>
          <w:sz w:val="24"/>
          <w:szCs w:val="24"/>
        </w:rPr>
        <mc:AlternateContent>
          <mc:Choice Requires="wps">
            <w:drawing>
              <wp:anchor distT="45720" distB="45720" distL="114300" distR="114300" simplePos="0" relativeHeight="251090432" behindDoc="0" locked="0" layoutInCell="1" allowOverlap="1" wp14:anchorId="6ABFDBA8" wp14:editId="2C60C07F">
                <wp:simplePos x="0" y="0"/>
                <wp:positionH relativeFrom="column">
                  <wp:posOffset>1168400</wp:posOffset>
                </wp:positionH>
                <wp:positionV relativeFrom="paragraph">
                  <wp:posOffset>222673</wp:posOffset>
                </wp:positionV>
                <wp:extent cx="3089910" cy="144780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144780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517E6EFE" w14:textId="224E9795" w:rsidR="00FA2962" w:rsidRPr="00DF0241" w:rsidRDefault="00FA2962" w:rsidP="00FD27F3">
                            <w:pPr>
                              <w:pStyle w:val="NoSpacing"/>
                              <w:rPr>
                                <w:rFonts w:ascii="Times New Roman" w:hAnsi="Times New Roman" w:cs="Times New Roman"/>
                                <w:sz w:val="20"/>
                                <w:szCs w:val="20"/>
                              </w:rPr>
                            </w:pPr>
                            <w:r w:rsidRPr="00DF0241">
                              <w:rPr>
                                <w:rFonts w:ascii="Courier New" w:eastAsia="Times New Roman" w:hAnsi="Courier New" w:cs="Courier New"/>
                                <w:color w:val="A31515"/>
                                <w:sz w:val="18"/>
                                <w:szCs w:val="18"/>
                              </w:rPr>
                              <w:t>UserD</w:t>
                            </w:r>
                            <w:r>
                              <w:rPr>
                                <w:rFonts w:ascii="Courier New" w:eastAsia="Times New Roman" w:hAnsi="Courier New" w:cs="Courier New"/>
                                <w:color w:val="A31515"/>
                                <w:sz w:val="18"/>
                                <w:szCs w:val="18"/>
                              </w:rPr>
                              <w:t>ata</w:t>
                            </w:r>
                            <w:r w:rsidRPr="00DF0241">
                              <w:rPr>
                                <w:rFonts w:ascii="Courier New" w:eastAsia="Times New Roman" w:hAnsi="Courier New" w:cs="Courier New"/>
                                <w:color w:val="000000"/>
                                <w:sz w:val="18"/>
                                <w:szCs w:val="18"/>
                              </w:rPr>
                              <w:t xml:space="preserve"> {</w:t>
                            </w:r>
                          </w:p>
                          <w:p w14:paraId="7A74D505" w14:textId="4A00B4C7"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"UserID"</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"P1_05"</w:t>
                            </w:r>
                            <w:r w:rsidRPr="00DF0241">
                              <w:rPr>
                                <w:rFonts w:ascii="Courier New" w:eastAsia="Times New Roman" w:hAnsi="Courier New" w:cs="Courier New"/>
                                <w:color w:val="000000"/>
                                <w:sz w:val="18"/>
                                <w:szCs w:val="18"/>
                              </w:rPr>
                              <w:t>,</w:t>
                            </w:r>
                          </w:p>
                          <w:p w14:paraId="6F1D1D58" w14:textId="7D9B4DB3"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"FullName"</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"Chathuranga"</w:t>
                            </w:r>
                            <w:r w:rsidRPr="00DF0241">
                              <w:rPr>
                                <w:rFonts w:ascii="Courier New" w:eastAsia="Times New Roman" w:hAnsi="Courier New" w:cs="Courier New"/>
                                <w:color w:val="000000"/>
                                <w:sz w:val="18"/>
                                <w:szCs w:val="18"/>
                              </w:rPr>
                              <w:t>,</w:t>
                            </w:r>
                          </w:p>
                          <w:p w14:paraId="4AFBB4FA" w14:textId="18240DBD"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"Address"</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"10/85, Colombo"</w:t>
                            </w:r>
                            <w:r w:rsidRPr="00DF0241">
                              <w:rPr>
                                <w:rFonts w:ascii="Courier New" w:eastAsia="Times New Roman" w:hAnsi="Courier New" w:cs="Courier New"/>
                                <w:color w:val="000000"/>
                                <w:sz w:val="18"/>
                                <w:szCs w:val="18"/>
                              </w:rPr>
                              <w:t>,</w:t>
                            </w:r>
                          </w:p>
                          <w:p w14:paraId="355AA5F9" w14:textId="3A2FBE2A"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"City"</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"Colombo"</w:t>
                            </w:r>
                            <w:r w:rsidRPr="00DF0241">
                              <w:rPr>
                                <w:rFonts w:ascii="Courier New" w:eastAsia="Times New Roman" w:hAnsi="Courier New" w:cs="Courier New"/>
                                <w:color w:val="000000"/>
                                <w:sz w:val="18"/>
                                <w:szCs w:val="18"/>
                              </w:rPr>
                              <w:t>,</w:t>
                            </w:r>
                          </w:p>
                          <w:p w14:paraId="719E2269" w14:textId="549F1511"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"MobileNumber"</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"0711584935"</w:t>
                            </w:r>
                            <w:r w:rsidRPr="00DF0241">
                              <w:rPr>
                                <w:rFonts w:ascii="Courier New" w:eastAsia="Times New Roman" w:hAnsi="Courier New" w:cs="Courier New"/>
                                <w:color w:val="000000"/>
                                <w:sz w:val="18"/>
                                <w:szCs w:val="18"/>
                              </w:rPr>
                              <w:t>,</w:t>
                            </w:r>
                          </w:p>
                          <w:p w14:paraId="5A9B17FE" w14:textId="75F815C6"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"Email"</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"wickramasinha1219@gmail.com"</w:t>
                            </w:r>
                          </w:p>
                          <w:p w14:paraId="2B175531" w14:textId="41946962" w:rsidR="00FA2962" w:rsidRPr="00FD27F3" w:rsidRDefault="00FA2962" w:rsidP="00FD27F3">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FDBA8" id="Text Box 2" o:spid="_x0000_s1064" type="#_x0000_t202" style="position:absolute;left:0;text-align:left;margin-left:92pt;margin-top:17.55pt;width:243.3pt;height:114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" fillcolor="white [3201]" stroked="f" strokeweight="1pt">
                <v:textbox>
                  <w:txbxContent>
                    <w:p w14:paraId="517E6EFE" w14:textId="224E9795" w:rsidR="00FA2962" w:rsidRPr="00DF0241" w:rsidRDefault="00FA2962" w:rsidP="00FD27F3">
                      <w:pPr>
                        <w:pStyle w:val="NoSpacing"/>
                        <w:rPr>
                          <w:rFonts w:ascii="Times New Roman" w:hAnsi="Times New Roman" w:cs="Times New Roman"/>
                          <w:sz w:val="20"/>
                          <w:szCs w:val="20"/>
                        </w:rPr>
                      </w:pPr>
                      <w:r w:rsidRPr="00DF0241">
                        <w:rPr>
                          <w:rFonts w:ascii="Courier New" w:eastAsia="Times New Roman" w:hAnsi="Courier New" w:cs="Courier New"/>
                          <w:color w:val="A31515"/>
                          <w:sz w:val="18"/>
                          <w:szCs w:val="18"/>
                        </w:rPr>
                        <w:t>UserD</w:t>
                      </w:r>
                      <w:r>
                        <w:rPr>
                          <w:rFonts w:ascii="Courier New" w:eastAsia="Times New Roman" w:hAnsi="Courier New" w:cs="Courier New"/>
                          <w:color w:val="A31515"/>
                          <w:sz w:val="18"/>
                          <w:szCs w:val="18"/>
                        </w:rPr>
                        <w:t>ata</w:t>
                      </w:r>
                      <w:r w:rsidRPr="00DF0241">
                        <w:rPr>
                          <w:rFonts w:ascii="Courier New" w:eastAsia="Times New Roman" w:hAnsi="Courier New" w:cs="Courier New"/>
                          <w:color w:val="000000"/>
                          <w:sz w:val="18"/>
                          <w:szCs w:val="18"/>
                        </w:rPr>
                        <w:t xml:space="preserve"> {</w:t>
                      </w:r>
                    </w:p>
                    <w:p w14:paraId="7A74D505" w14:textId="4A00B4C7"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"UserID"</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"P1_05"</w:t>
                      </w:r>
                      <w:r w:rsidRPr="00DF0241">
                        <w:rPr>
                          <w:rFonts w:ascii="Courier New" w:eastAsia="Times New Roman" w:hAnsi="Courier New" w:cs="Courier New"/>
                          <w:color w:val="000000"/>
                          <w:sz w:val="18"/>
                          <w:szCs w:val="18"/>
                        </w:rPr>
                        <w:t>,</w:t>
                      </w:r>
                    </w:p>
                    <w:p w14:paraId="6F1D1D58" w14:textId="7D9B4DB3"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"FullName"</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"Chathuranga"</w:t>
                      </w:r>
                      <w:r w:rsidRPr="00DF0241">
                        <w:rPr>
                          <w:rFonts w:ascii="Courier New" w:eastAsia="Times New Roman" w:hAnsi="Courier New" w:cs="Courier New"/>
                          <w:color w:val="000000"/>
                          <w:sz w:val="18"/>
                          <w:szCs w:val="18"/>
                        </w:rPr>
                        <w:t>,</w:t>
                      </w:r>
                    </w:p>
                    <w:p w14:paraId="4AFBB4FA" w14:textId="18240DBD"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"Address"</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"10/85, Colombo"</w:t>
                      </w:r>
                      <w:r w:rsidRPr="00DF0241">
                        <w:rPr>
                          <w:rFonts w:ascii="Courier New" w:eastAsia="Times New Roman" w:hAnsi="Courier New" w:cs="Courier New"/>
                          <w:color w:val="000000"/>
                          <w:sz w:val="18"/>
                          <w:szCs w:val="18"/>
                        </w:rPr>
                        <w:t>,</w:t>
                      </w:r>
                    </w:p>
                    <w:p w14:paraId="355AA5F9" w14:textId="3A2FBE2A"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"City"</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"Colombo"</w:t>
                      </w:r>
                      <w:r w:rsidRPr="00DF0241">
                        <w:rPr>
                          <w:rFonts w:ascii="Courier New" w:eastAsia="Times New Roman" w:hAnsi="Courier New" w:cs="Courier New"/>
                          <w:color w:val="000000"/>
                          <w:sz w:val="18"/>
                          <w:szCs w:val="18"/>
                        </w:rPr>
                        <w:t>,</w:t>
                      </w:r>
                    </w:p>
                    <w:p w14:paraId="719E2269" w14:textId="549F1511"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"MobileNumber"</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"0711584935"</w:t>
                      </w:r>
                      <w:r w:rsidRPr="00DF0241">
                        <w:rPr>
                          <w:rFonts w:ascii="Courier New" w:eastAsia="Times New Roman" w:hAnsi="Courier New" w:cs="Courier New"/>
                          <w:color w:val="000000"/>
                          <w:sz w:val="18"/>
                          <w:szCs w:val="18"/>
                        </w:rPr>
                        <w:t>,</w:t>
                      </w:r>
                    </w:p>
                    <w:p w14:paraId="5A9B17FE" w14:textId="75F815C6" w:rsidR="00FA2962" w:rsidRPr="00DF0241" w:rsidRDefault="00FA2962" w:rsidP="00DF0241">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"Email"</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"wickramasinha1219@gmail.com"</w:t>
                      </w:r>
                    </w:p>
                    <w:p w14:paraId="2B175531" w14:textId="41946962" w:rsidR="00FA2962" w:rsidRPr="00FD27F3" w:rsidRDefault="00FA2962" w:rsidP="00FD27F3">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w:t>
                      </w:r>
                    </w:p>
                  </w:txbxContent>
                </v:textbox>
                <w10:wrap type="topAndBottom"/>
              </v:shape>
            </w:pict>
          </mc:Fallback>
        </mc:AlternateContent>
      </w:r>
      <w:r w:rsidR="00A13898" w:rsidRPr="00447D11">
        <w:rPr>
          <w:rFonts w:ascii="Times New Roman" w:hAnsi="Times New Roman" w:cs="Times New Roman"/>
          <w:b/>
          <w:bCs/>
          <w:sz w:val="24"/>
          <w:szCs w:val="24"/>
        </w:rPr>
        <w:t>Media:</w:t>
      </w:r>
      <w:r w:rsidR="00A13898" w:rsidRPr="00A13898">
        <w:rPr>
          <w:rFonts w:ascii="Times New Roman" w:hAnsi="Times New Roman" w:cs="Times New Roman"/>
          <w:sz w:val="24"/>
          <w:szCs w:val="24"/>
        </w:rPr>
        <w:t xml:space="preserve"> </w:t>
      </w:r>
      <w:r w:rsidR="00D87F34" w:rsidRPr="00EF0787">
        <w:rPr>
          <w:rFonts w:ascii="Times New Roman" w:hAnsi="Times New Roman" w:cs="Times New Roman"/>
          <w:sz w:val="24"/>
          <w:szCs w:val="24"/>
        </w:rPr>
        <w:t>Form data – Application JSON</w:t>
      </w:r>
    </w:p>
    <w:p w14:paraId="69EB624C" w14:textId="78DECAF1" w:rsidR="00B74CAE" w:rsidRPr="00B74CAE" w:rsidRDefault="00B74CAE" w:rsidP="00412A83">
      <w:pPr>
        <w:pStyle w:val="ListParagraph"/>
        <w:numPr>
          <w:ilvl w:val="0"/>
          <w:numId w:val="32"/>
        </w:numPr>
        <w:rPr>
          <w:rFonts w:ascii="Times New Roman" w:hAnsi="Times New Roman" w:cs="Times New Roman"/>
          <w:sz w:val="24"/>
          <w:szCs w:val="24"/>
        </w:rPr>
      </w:pPr>
      <w:r w:rsidRPr="00B74CAE">
        <w:rPr>
          <w:rFonts w:ascii="Times New Roman" w:hAnsi="Times New Roman" w:cs="Times New Roman"/>
          <w:b/>
          <w:bCs/>
          <w:sz w:val="24"/>
          <w:szCs w:val="24"/>
        </w:rPr>
        <w:t>Response:</w:t>
      </w:r>
      <w:r w:rsidRPr="00B74CAE">
        <w:rPr>
          <w:rFonts w:ascii="Times New Roman" w:hAnsi="Times New Roman" w:cs="Times New Roman"/>
          <w:sz w:val="24"/>
          <w:szCs w:val="24"/>
        </w:rPr>
        <w:t xml:space="preserve"> </w:t>
      </w:r>
      <w:r w:rsidR="007A7542">
        <w:rPr>
          <w:rFonts w:ascii="Times New Roman" w:hAnsi="Times New Roman" w:cs="Times New Roman"/>
          <w:sz w:val="24"/>
          <w:szCs w:val="24"/>
        </w:rPr>
        <w:t>Update</w:t>
      </w:r>
      <w:r w:rsidRPr="00B74CAE">
        <w:rPr>
          <w:rFonts w:ascii="Times New Roman" w:hAnsi="Times New Roman" w:cs="Times New Roman"/>
          <w:sz w:val="24"/>
          <w:szCs w:val="24"/>
        </w:rPr>
        <w:t xml:space="preserve"> successfully </w:t>
      </w:r>
    </w:p>
    <w:p w14:paraId="2B2E0EF0" w14:textId="5FEABD74" w:rsidR="002D0CE6" w:rsidRPr="009349A8" w:rsidRDefault="00B74CAE" w:rsidP="00412A83">
      <w:pPr>
        <w:pStyle w:val="ListParagraph"/>
        <w:numPr>
          <w:ilvl w:val="0"/>
          <w:numId w:val="32"/>
        </w:numPr>
        <w:rPr>
          <w:rStyle w:val="Hyperlink"/>
          <w:rFonts w:ascii="Times New Roman" w:hAnsi="Times New Roman" w:cs="Times New Roman"/>
          <w:color w:val="auto"/>
          <w:sz w:val="24"/>
          <w:szCs w:val="24"/>
          <w:u w:val="none"/>
        </w:rPr>
      </w:pPr>
      <w:r w:rsidRPr="00B74CAE">
        <w:rPr>
          <w:rFonts w:ascii="Times New Roman" w:hAnsi="Times New Roman" w:cs="Times New Roman"/>
          <w:b/>
          <w:bCs/>
          <w:sz w:val="24"/>
          <w:szCs w:val="24"/>
        </w:rPr>
        <w:t>URL:</w:t>
      </w:r>
      <w:r w:rsidRPr="00B74CAE">
        <w:rPr>
          <w:rFonts w:ascii="Times New Roman" w:hAnsi="Times New Roman" w:cs="Times New Roman"/>
          <w:sz w:val="24"/>
          <w:szCs w:val="24"/>
        </w:rPr>
        <w:t xml:space="preserve"> </w:t>
      </w:r>
      <w:hyperlink r:id="rId31" w:history="1">
        <w:r w:rsidRPr="00B23B18">
          <w:rPr>
            <w:rStyle w:val="Hyperlink"/>
            <w:rFonts w:ascii="Times New Roman" w:hAnsi="Times New Roman" w:cs="Times New Roman"/>
            <w:sz w:val="24"/>
            <w:szCs w:val="24"/>
          </w:rPr>
          <w:t>http://localhost:8080/PAF_Project_2022_GID_8/ElectroG/Customers /Update</w:t>
        </w:r>
      </w:hyperlink>
    </w:p>
    <w:p w14:paraId="4B730499" w14:textId="77777777" w:rsidR="009349A8" w:rsidRPr="00B74CAE" w:rsidRDefault="009349A8" w:rsidP="009349A8">
      <w:pPr>
        <w:pStyle w:val="ListParagraph"/>
        <w:ind w:left="990"/>
        <w:rPr>
          <w:rFonts w:ascii="Times New Roman" w:hAnsi="Times New Roman" w:cs="Times New Roman"/>
          <w:sz w:val="24"/>
          <w:szCs w:val="24"/>
        </w:rPr>
      </w:pPr>
    </w:p>
    <w:p w14:paraId="519E946C" w14:textId="00F85AF8" w:rsidR="001B3D8B" w:rsidRPr="00B74CAE" w:rsidRDefault="001B3D8B" w:rsidP="00412A83">
      <w:pPr>
        <w:pStyle w:val="ListParagraph"/>
        <w:numPr>
          <w:ilvl w:val="2"/>
          <w:numId w:val="30"/>
        </w:numPr>
        <w:rPr>
          <w:rFonts w:ascii="Times New Roman" w:hAnsi="Times New Roman" w:cs="Times New Roman"/>
          <w:b/>
          <w:bCs/>
          <w:sz w:val="24"/>
          <w:szCs w:val="24"/>
        </w:rPr>
      </w:pPr>
      <w:r w:rsidRPr="00B74CAE">
        <w:rPr>
          <w:rFonts w:ascii="Times New Roman" w:hAnsi="Times New Roman" w:cs="Times New Roman"/>
          <w:b/>
          <w:bCs/>
          <w:sz w:val="24"/>
          <w:szCs w:val="24"/>
        </w:rPr>
        <w:lastRenderedPageBreak/>
        <w:t>View User</w:t>
      </w:r>
      <w:r w:rsidR="00D82F81">
        <w:rPr>
          <w:rFonts w:ascii="Times New Roman" w:hAnsi="Times New Roman" w:cs="Times New Roman"/>
          <w:b/>
          <w:bCs/>
          <w:sz w:val="24"/>
          <w:szCs w:val="24"/>
        </w:rPr>
        <w:t xml:space="preserve"> Profile</w:t>
      </w:r>
      <w:r w:rsidR="00B74CAE" w:rsidRPr="00B74CAE">
        <w:rPr>
          <w:rFonts w:ascii="Times New Roman" w:hAnsi="Times New Roman" w:cs="Times New Roman"/>
          <w:b/>
          <w:bCs/>
          <w:sz w:val="24"/>
          <w:szCs w:val="24"/>
        </w:rPr>
        <w:t xml:space="preserve"> </w:t>
      </w:r>
      <w:r w:rsidRPr="00B74CAE">
        <w:rPr>
          <w:rFonts w:ascii="Times New Roman" w:hAnsi="Times New Roman" w:cs="Times New Roman"/>
          <w:b/>
          <w:bCs/>
          <w:sz w:val="24"/>
          <w:szCs w:val="24"/>
        </w:rPr>
        <w:t>(GET)</w:t>
      </w:r>
    </w:p>
    <w:p w14:paraId="4BB0CFC5" w14:textId="5B4B38F2" w:rsidR="001B3D8B" w:rsidRPr="00447931" w:rsidRDefault="001B3D8B" w:rsidP="00412A83">
      <w:pPr>
        <w:pStyle w:val="ListParagraph"/>
        <w:numPr>
          <w:ilvl w:val="0"/>
          <w:numId w:val="33"/>
        </w:numPr>
        <w:rPr>
          <w:rFonts w:ascii="Times New Roman" w:hAnsi="Times New Roman" w:cs="Times New Roman"/>
          <w:sz w:val="24"/>
          <w:szCs w:val="24"/>
        </w:rPr>
      </w:pPr>
      <w:r w:rsidRPr="00583FEE">
        <w:rPr>
          <w:rFonts w:ascii="Times New Roman" w:hAnsi="Times New Roman" w:cs="Times New Roman"/>
          <w:b/>
          <w:bCs/>
          <w:sz w:val="24"/>
          <w:szCs w:val="24"/>
        </w:rPr>
        <w:t>Resource:</w:t>
      </w:r>
      <w:r w:rsidR="00583FEE">
        <w:rPr>
          <w:rFonts w:ascii="Times New Roman" w:hAnsi="Times New Roman" w:cs="Times New Roman"/>
          <w:sz w:val="24"/>
          <w:szCs w:val="24"/>
        </w:rPr>
        <w:t xml:space="preserve"> </w:t>
      </w:r>
      <w:r w:rsidR="00F83D4B">
        <w:rPr>
          <w:rFonts w:ascii="Times New Roman" w:hAnsi="Times New Roman" w:cs="Times New Roman"/>
          <w:sz w:val="24"/>
          <w:szCs w:val="24"/>
        </w:rPr>
        <w:t>PowerPlant</w:t>
      </w:r>
    </w:p>
    <w:p w14:paraId="591F9EEB" w14:textId="6FD47B72" w:rsidR="001B3D8B" w:rsidRPr="00447931" w:rsidRDefault="004012E9" w:rsidP="00412A83">
      <w:pPr>
        <w:pStyle w:val="ListParagraph"/>
        <w:numPr>
          <w:ilvl w:val="0"/>
          <w:numId w:val="33"/>
        </w:numPr>
        <w:rPr>
          <w:rFonts w:ascii="Times New Roman" w:hAnsi="Times New Roman" w:cs="Times New Roman"/>
          <w:sz w:val="24"/>
          <w:szCs w:val="24"/>
        </w:rPr>
      </w:pPr>
      <w:r w:rsidRPr="00020154">
        <w:rPr>
          <w:rFonts w:ascii="Times New Roman" w:hAnsi="Times New Roman" w:cs="Times New Roman"/>
          <w:b/>
          <w:bCs/>
          <w:noProof/>
          <w:sz w:val="24"/>
          <w:szCs w:val="24"/>
        </w:rPr>
        <mc:AlternateContent>
          <mc:Choice Requires="wps">
            <w:drawing>
              <wp:anchor distT="45720" distB="45720" distL="114300" distR="114300" simplePos="0" relativeHeight="251136512" behindDoc="0" locked="0" layoutInCell="1" allowOverlap="1" wp14:anchorId="4B067F0C" wp14:editId="1F006DD4">
                <wp:simplePos x="0" y="0"/>
                <wp:positionH relativeFrom="column">
                  <wp:posOffset>1100455</wp:posOffset>
                </wp:positionH>
                <wp:positionV relativeFrom="paragraph">
                  <wp:posOffset>252095</wp:posOffset>
                </wp:positionV>
                <wp:extent cx="2091055" cy="617855"/>
                <wp:effectExtent l="0" t="0" r="4445" b="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61785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5FB28BAC"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CustomerData</w:t>
                            </w:r>
                            <w:r w:rsidRPr="009F3313">
                              <w:rPr>
                                <w:rFonts w:ascii="Courier New" w:eastAsia="Times New Roman" w:hAnsi="Courier New" w:cs="Courier New"/>
                                <w:color w:val="0000FF"/>
                                <w:sz w:val="18"/>
                                <w:szCs w:val="18"/>
                              </w:rPr>
                              <w:t>&gt;</w:t>
                            </w:r>
                          </w:p>
                          <w:p w14:paraId="5FA53D98"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6138D093"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CustomerData</w:t>
                            </w:r>
                            <w:r w:rsidRPr="009F3313">
                              <w:rPr>
                                <w:rFonts w:ascii="Courier New" w:eastAsia="Times New Roman" w:hAnsi="Courier New" w:cs="Courier New"/>
                                <w:color w:val="0000FF"/>
                                <w:sz w:val="18"/>
                                <w:szCs w:val="18"/>
                              </w:rPr>
                              <w:t>&gt;</w:t>
                            </w:r>
                          </w:p>
                          <w:p w14:paraId="5BA687DE" w14:textId="77777777" w:rsidR="00FA2962" w:rsidRPr="00FD27F3" w:rsidRDefault="00FA2962" w:rsidP="00FD27F3">
                            <w:pPr>
                              <w:shd w:val="clear" w:color="auto" w:fill="FFFFFE"/>
                              <w:spacing w:after="0" w:line="270" w:lineRule="atLeast"/>
                              <w:rPr>
                                <w:rFonts w:ascii="Courier New" w:eastAsia="Times New Roman" w:hAnsi="Courier New" w:cs="Courier New"/>
                                <w:color w:val="00000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67F0C" id="_x0000_s1065" type="#_x0000_t202" style="position:absolute;left:0;text-align:left;margin-left:86.65pt;margin-top:19.85pt;width:164.65pt;height:48.65pt;z-index:25113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" fillcolor="white [3201]" stroked="f" strokeweight="1pt">
                <v:textbox>
                  <w:txbxContent>
                    <w:p w14:paraId="5FB28BAC"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CustomerData</w:t>
                      </w:r>
                      <w:r w:rsidRPr="009F3313">
                        <w:rPr>
                          <w:rFonts w:ascii="Courier New" w:eastAsia="Times New Roman" w:hAnsi="Courier New" w:cs="Courier New"/>
                          <w:color w:val="0000FF"/>
                          <w:sz w:val="18"/>
                          <w:szCs w:val="18"/>
                        </w:rPr>
                        <w:t>&gt;</w:t>
                      </w:r>
                    </w:p>
                    <w:p w14:paraId="5FA53D98"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6138D093"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CustomerData</w:t>
                      </w:r>
                      <w:r w:rsidRPr="009F3313">
                        <w:rPr>
                          <w:rFonts w:ascii="Courier New" w:eastAsia="Times New Roman" w:hAnsi="Courier New" w:cs="Courier New"/>
                          <w:color w:val="0000FF"/>
                          <w:sz w:val="18"/>
                          <w:szCs w:val="18"/>
                        </w:rPr>
                        <w:t>&gt;</w:t>
                      </w:r>
                    </w:p>
                    <w:p w14:paraId="5BA687DE" w14:textId="77777777" w:rsidR="00FA2962" w:rsidRPr="00FD27F3" w:rsidRDefault="00FA2962" w:rsidP="00FD27F3">
                      <w:pPr>
                        <w:shd w:val="clear" w:color="auto" w:fill="FFFFFE"/>
                        <w:spacing w:after="0" w:line="270" w:lineRule="atLeast"/>
                        <w:rPr>
                          <w:rFonts w:ascii="Courier New" w:eastAsia="Times New Roman" w:hAnsi="Courier New" w:cs="Courier New"/>
                          <w:color w:val="000000"/>
                          <w:sz w:val="18"/>
                          <w:szCs w:val="18"/>
                        </w:rPr>
                      </w:pPr>
                    </w:p>
                  </w:txbxContent>
                </v:textbox>
                <w10:wrap type="topAndBottom"/>
              </v:shape>
            </w:pict>
          </mc:Fallback>
        </mc:AlternateContent>
      </w:r>
      <w:r w:rsidR="001B3D8B" w:rsidRPr="00583FEE">
        <w:rPr>
          <w:rFonts w:ascii="Times New Roman" w:hAnsi="Times New Roman" w:cs="Times New Roman"/>
          <w:b/>
          <w:bCs/>
          <w:sz w:val="24"/>
          <w:szCs w:val="24"/>
        </w:rPr>
        <w:t>Request:</w:t>
      </w:r>
      <w:r w:rsidR="001B3D8B" w:rsidRPr="00447931">
        <w:rPr>
          <w:rFonts w:ascii="Times New Roman" w:hAnsi="Times New Roman" w:cs="Times New Roman"/>
          <w:sz w:val="24"/>
          <w:szCs w:val="24"/>
        </w:rPr>
        <w:t xml:space="preserve"> GET </w:t>
      </w:r>
      <w:r w:rsidR="00583FEE" w:rsidRPr="00A13898">
        <w:rPr>
          <w:rFonts w:ascii="Times New Roman" w:hAnsi="Times New Roman" w:cs="Times New Roman"/>
          <w:sz w:val="24"/>
          <w:szCs w:val="24"/>
        </w:rPr>
        <w:t>ElectroG/Customers/</w:t>
      </w:r>
      <w:r w:rsidR="00D82F81">
        <w:rPr>
          <w:rFonts w:ascii="Times New Roman" w:hAnsi="Times New Roman" w:cs="Times New Roman"/>
          <w:sz w:val="24"/>
          <w:szCs w:val="24"/>
        </w:rPr>
        <w:t>One</w:t>
      </w:r>
    </w:p>
    <w:p w14:paraId="2D207BDB" w14:textId="3E443FD6" w:rsidR="001B3D8B" w:rsidRPr="00447931" w:rsidRDefault="001B3D8B"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Media:</w:t>
      </w:r>
      <w:r w:rsidR="00D82F81">
        <w:rPr>
          <w:rFonts w:ascii="Times New Roman" w:hAnsi="Times New Roman" w:cs="Times New Roman"/>
          <w:sz w:val="24"/>
          <w:szCs w:val="24"/>
        </w:rPr>
        <w:t xml:space="preserve"> </w:t>
      </w:r>
      <w:r w:rsidRPr="00447931">
        <w:rPr>
          <w:rFonts w:ascii="Times New Roman" w:hAnsi="Times New Roman" w:cs="Times New Roman"/>
          <w:sz w:val="24"/>
          <w:szCs w:val="24"/>
        </w:rPr>
        <w:t>Form Data</w:t>
      </w:r>
    </w:p>
    <w:p w14:paraId="523C5C45" w14:textId="258C5622" w:rsidR="001B3D8B" w:rsidRPr="00447931" w:rsidRDefault="001B3D8B"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Response:</w:t>
      </w:r>
      <w:r w:rsidR="00D82F81">
        <w:rPr>
          <w:rFonts w:ascii="Times New Roman" w:hAnsi="Times New Roman" w:cs="Times New Roman"/>
          <w:sz w:val="24"/>
          <w:szCs w:val="24"/>
        </w:rPr>
        <w:t xml:space="preserve"> </w:t>
      </w:r>
      <w:r w:rsidRPr="00447931">
        <w:rPr>
          <w:rFonts w:ascii="Times New Roman" w:hAnsi="Times New Roman" w:cs="Times New Roman"/>
          <w:sz w:val="24"/>
          <w:szCs w:val="24"/>
        </w:rPr>
        <w:t>HTML table with all attributes in the User table</w:t>
      </w:r>
    </w:p>
    <w:p w14:paraId="70ACA97E" w14:textId="2F29B8C0" w:rsidR="001B3D8B" w:rsidRDefault="001B3D8B"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URL:</w:t>
      </w:r>
      <w:r w:rsidRPr="00447931">
        <w:rPr>
          <w:rFonts w:ascii="Times New Roman" w:hAnsi="Times New Roman" w:cs="Times New Roman"/>
          <w:sz w:val="24"/>
          <w:szCs w:val="24"/>
        </w:rPr>
        <w:t xml:space="preserve"> </w:t>
      </w:r>
      <w:hyperlink r:id="rId32" w:history="1">
        <w:r w:rsidR="00F83D4B" w:rsidRPr="00B23B18">
          <w:rPr>
            <w:rStyle w:val="Hyperlink"/>
            <w:rFonts w:ascii="Times New Roman" w:hAnsi="Times New Roman" w:cs="Times New Roman"/>
            <w:sz w:val="24"/>
            <w:szCs w:val="24"/>
          </w:rPr>
          <w:t>http://localhost:8080/PAF_Project_2022_GID_8/ElectroG/Customers /One</w:t>
        </w:r>
      </w:hyperlink>
    </w:p>
    <w:p w14:paraId="2B637CE4" w14:textId="4FBD0F8F" w:rsidR="00D82F81" w:rsidRPr="00447931" w:rsidRDefault="00D82F81" w:rsidP="00D82F81">
      <w:pPr>
        <w:pStyle w:val="ListParagraph"/>
        <w:ind w:left="990"/>
        <w:rPr>
          <w:rFonts w:ascii="Times New Roman" w:hAnsi="Times New Roman" w:cs="Times New Roman"/>
          <w:sz w:val="24"/>
          <w:szCs w:val="24"/>
        </w:rPr>
      </w:pPr>
    </w:p>
    <w:p w14:paraId="2AEF2C3A" w14:textId="23A923DB" w:rsidR="001B3D8B" w:rsidRPr="00F83D4B" w:rsidRDefault="001B3D8B" w:rsidP="00412A83">
      <w:pPr>
        <w:pStyle w:val="ListParagraph"/>
        <w:numPr>
          <w:ilvl w:val="2"/>
          <w:numId w:val="30"/>
        </w:numPr>
        <w:rPr>
          <w:rFonts w:ascii="Times New Roman" w:hAnsi="Times New Roman" w:cs="Times New Roman"/>
          <w:b/>
          <w:bCs/>
          <w:sz w:val="24"/>
          <w:szCs w:val="24"/>
        </w:rPr>
      </w:pPr>
      <w:r w:rsidRPr="00F83D4B">
        <w:rPr>
          <w:rFonts w:ascii="Times New Roman" w:hAnsi="Times New Roman" w:cs="Times New Roman"/>
          <w:b/>
          <w:bCs/>
          <w:sz w:val="24"/>
          <w:szCs w:val="24"/>
        </w:rPr>
        <w:t>Delete User</w:t>
      </w:r>
      <w:r w:rsidR="00F83D4B" w:rsidRPr="00F83D4B">
        <w:rPr>
          <w:rFonts w:ascii="Times New Roman" w:hAnsi="Times New Roman" w:cs="Times New Roman"/>
          <w:b/>
          <w:bCs/>
          <w:sz w:val="24"/>
          <w:szCs w:val="24"/>
        </w:rPr>
        <w:t xml:space="preserve"> Profile </w:t>
      </w:r>
      <w:r w:rsidRPr="00F83D4B">
        <w:rPr>
          <w:rFonts w:ascii="Times New Roman" w:hAnsi="Times New Roman" w:cs="Times New Roman"/>
          <w:b/>
          <w:bCs/>
          <w:sz w:val="24"/>
          <w:szCs w:val="24"/>
        </w:rPr>
        <w:t>(DELETE)</w:t>
      </w:r>
    </w:p>
    <w:p w14:paraId="348084D0" w14:textId="5FDC6324" w:rsidR="001B3D8B" w:rsidRPr="00447931" w:rsidRDefault="001B3D8B" w:rsidP="00412A83">
      <w:pPr>
        <w:pStyle w:val="ListParagraph"/>
        <w:numPr>
          <w:ilvl w:val="0"/>
          <w:numId w:val="33"/>
        </w:numPr>
        <w:rPr>
          <w:rFonts w:ascii="Times New Roman" w:hAnsi="Times New Roman" w:cs="Times New Roman"/>
          <w:sz w:val="24"/>
          <w:szCs w:val="24"/>
        </w:rPr>
      </w:pPr>
      <w:r w:rsidRPr="00F83D4B">
        <w:rPr>
          <w:rFonts w:ascii="Times New Roman" w:hAnsi="Times New Roman" w:cs="Times New Roman"/>
          <w:b/>
          <w:bCs/>
          <w:sz w:val="24"/>
          <w:szCs w:val="24"/>
        </w:rPr>
        <w:t>Resource:</w:t>
      </w:r>
      <w:r w:rsidRPr="00447931">
        <w:rPr>
          <w:rFonts w:ascii="Times New Roman" w:hAnsi="Times New Roman" w:cs="Times New Roman"/>
          <w:sz w:val="24"/>
          <w:szCs w:val="24"/>
        </w:rPr>
        <w:t xml:space="preserve"> </w:t>
      </w:r>
      <w:r w:rsidR="00F83D4B">
        <w:rPr>
          <w:rFonts w:ascii="Times New Roman" w:hAnsi="Times New Roman" w:cs="Times New Roman"/>
          <w:sz w:val="24"/>
          <w:szCs w:val="24"/>
        </w:rPr>
        <w:t>PowerPlant</w:t>
      </w:r>
    </w:p>
    <w:p w14:paraId="4173EDF0" w14:textId="0315DDF2" w:rsidR="001B3D8B" w:rsidRPr="00447931" w:rsidRDefault="009F3313" w:rsidP="00412A83">
      <w:pPr>
        <w:pStyle w:val="ListParagraph"/>
        <w:numPr>
          <w:ilvl w:val="0"/>
          <w:numId w:val="33"/>
        </w:numPr>
        <w:rPr>
          <w:rFonts w:ascii="Times New Roman" w:hAnsi="Times New Roman" w:cs="Times New Roman"/>
          <w:sz w:val="24"/>
          <w:szCs w:val="24"/>
        </w:rPr>
      </w:pPr>
      <w:r w:rsidRPr="00020154">
        <w:rPr>
          <w:rFonts w:ascii="Times New Roman" w:hAnsi="Times New Roman" w:cs="Times New Roman"/>
          <w:b/>
          <w:bCs/>
          <w:noProof/>
          <w:sz w:val="24"/>
          <w:szCs w:val="24"/>
        </w:rPr>
        <mc:AlternateContent>
          <mc:Choice Requires="wps">
            <w:drawing>
              <wp:anchor distT="45720" distB="45720" distL="114300" distR="114300" simplePos="0" relativeHeight="251093504" behindDoc="0" locked="0" layoutInCell="1" allowOverlap="1" wp14:anchorId="13673B87" wp14:editId="106900E5">
                <wp:simplePos x="0" y="0"/>
                <wp:positionH relativeFrom="column">
                  <wp:posOffset>1100455</wp:posOffset>
                </wp:positionH>
                <wp:positionV relativeFrom="paragraph">
                  <wp:posOffset>414020</wp:posOffset>
                </wp:positionV>
                <wp:extent cx="2091055" cy="617855"/>
                <wp:effectExtent l="0" t="0" r="4445"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61785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7ABC17A7"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CustomerData</w:t>
                            </w:r>
                            <w:r w:rsidRPr="009F3313">
                              <w:rPr>
                                <w:rFonts w:ascii="Courier New" w:eastAsia="Times New Roman" w:hAnsi="Courier New" w:cs="Courier New"/>
                                <w:color w:val="0000FF"/>
                                <w:sz w:val="18"/>
                                <w:szCs w:val="18"/>
                              </w:rPr>
                              <w:t>&gt;</w:t>
                            </w:r>
                          </w:p>
                          <w:p w14:paraId="1CE45177"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7E15F601"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CustomerData</w:t>
                            </w:r>
                            <w:r w:rsidRPr="009F3313">
                              <w:rPr>
                                <w:rFonts w:ascii="Courier New" w:eastAsia="Times New Roman" w:hAnsi="Courier New" w:cs="Courier New"/>
                                <w:color w:val="0000FF"/>
                                <w:sz w:val="18"/>
                                <w:szCs w:val="18"/>
                              </w:rPr>
                              <w:t>&gt;</w:t>
                            </w:r>
                          </w:p>
                          <w:p w14:paraId="79B14EB5" w14:textId="56BF0F55" w:rsidR="00FA2962" w:rsidRPr="00FD27F3" w:rsidRDefault="00FA2962" w:rsidP="00FD27F3">
                            <w:pPr>
                              <w:shd w:val="clear" w:color="auto" w:fill="FFFFFE"/>
                              <w:spacing w:after="0" w:line="270" w:lineRule="atLeast"/>
                              <w:rPr>
                                <w:rFonts w:ascii="Courier New" w:eastAsia="Times New Roman" w:hAnsi="Courier New" w:cs="Courier New"/>
                                <w:color w:val="00000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73B87" id="_x0000_s1066" type="#_x0000_t202" style="position:absolute;left:0;text-align:left;margin-left:86.65pt;margin-top:32.6pt;width:164.65pt;height:48.6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" fillcolor="white [3201]" stroked="f" strokeweight="1pt">
                <v:textbox>
                  <w:txbxContent>
                    <w:p w14:paraId="7ABC17A7"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CustomerData</w:t>
                      </w:r>
                      <w:r w:rsidRPr="009F3313">
                        <w:rPr>
                          <w:rFonts w:ascii="Courier New" w:eastAsia="Times New Roman" w:hAnsi="Courier New" w:cs="Courier New"/>
                          <w:color w:val="0000FF"/>
                          <w:sz w:val="18"/>
                          <w:szCs w:val="18"/>
                        </w:rPr>
                        <w:t>&gt;</w:t>
                      </w:r>
                    </w:p>
                    <w:p w14:paraId="1CE45177"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7E15F601" w14:textId="77777777" w:rsidR="00FA2962" w:rsidRPr="009F3313" w:rsidRDefault="00FA2962" w:rsidP="009F3313">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CustomerData</w:t>
                      </w:r>
                      <w:r w:rsidRPr="009F3313">
                        <w:rPr>
                          <w:rFonts w:ascii="Courier New" w:eastAsia="Times New Roman" w:hAnsi="Courier New" w:cs="Courier New"/>
                          <w:color w:val="0000FF"/>
                          <w:sz w:val="18"/>
                          <w:szCs w:val="18"/>
                        </w:rPr>
                        <w:t>&gt;</w:t>
                      </w:r>
                    </w:p>
                    <w:p w14:paraId="79B14EB5" w14:textId="56BF0F55" w:rsidR="00FA2962" w:rsidRPr="00FD27F3" w:rsidRDefault="00FA2962" w:rsidP="00FD27F3">
                      <w:pPr>
                        <w:shd w:val="clear" w:color="auto" w:fill="FFFFFE"/>
                        <w:spacing w:after="0" w:line="270" w:lineRule="atLeast"/>
                        <w:rPr>
                          <w:rFonts w:ascii="Courier New" w:eastAsia="Times New Roman" w:hAnsi="Courier New" w:cs="Courier New"/>
                          <w:color w:val="000000"/>
                          <w:sz w:val="18"/>
                          <w:szCs w:val="18"/>
                        </w:rPr>
                      </w:pPr>
                    </w:p>
                  </w:txbxContent>
                </v:textbox>
                <w10:wrap type="topAndBottom"/>
              </v:shape>
            </w:pict>
          </mc:Fallback>
        </mc:AlternateContent>
      </w:r>
      <w:r w:rsidR="001B3D8B" w:rsidRPr="00F83D4B">
        <w:rPr>
          <w:rFonts w:ascii="Times New Roman" w:hAnsi="Times New Roman" w:cs="Times New Roman"/>
          <w:b/>
          <w:bCs/>
          <w:sz w:val="24"/>
          <w:szCs w:val="24"/>
        </w:rPr>
        <w:t>Request:</w:t>
      </w:r>
      <w:r w:rsidR="001B3D8B" w:rsidRPr="00447931">
        <w:rPr>
          <w:rFonts w:ascii="Times New Roman" w:hAnsi="Times New Roman" w:cs="Times New Roman"/>
          <w:sz w:val="24"/>
          <w:szCs w:val="24"/>
        </w:rPr>
        <w:t xml:space="preserve"> DELETE</w:t>
      </w:r>
    </w:p>
    <w:p w14:paraId="177BE9E1" w14:textId="45D3D665" w:rsidR="001B3D8B" w:rsidRPr="00447931" w:rsidRDefault="001B3D8B" w:rsidP="00412A83">
      <w:pPr>
        <w:pStyle w:val="ListParagraph"/>
        <w:numPr>
          <w:ilvl w:val="0"/>
          <w:numId w:val="33"/>
        </w:numPr>
        <w:rPr>
          <w:rFonts w:ascii="Times New Roman" w:hAnsi="Times New Roman" w:cs="Times New Roman"/>
          <w:sz w:val="24"/>
          <w:szCs w:val="24"/>
        </w:rPr>
      </w:pPr>
      <w:r w:rsidRPr="00F83D4B">
        <w:rPr>
          <w:rFonts w:ascii="Times New Roman" w:hAnsi="Times New Roman" w:cs="Times New Roman"/>
          <w:b/>
          <w:bCs/>
          <w:sz w:val="24"/>
          <w:szCs w:val="24"/>
        </w:rPr>
        <w:t>Media:</w:t>
      </w:r>
      <w:r w:rsidRPr="00447931">
        <w:rPr>
          <w:rFonts w:ascii="Times New Roman" w:hAnsi="Times New Roman" w:cs="Times New Roman"/>
          <w:sz w:val="24"/>
          <w:szCs w:val="24"/>
        </w:rPr>
        <w:t xml:space="preserve"> Application XML</w:t>
      </w:r>
    </w:p>
    <w:p w14:paraId="61E63BAC" w14:textId="214D68B7" w:rsidR="001B3D8B" w:rsidRPr="009F3313" w:rsidRDefault="001B3D8B" w:rsidP="00412A83">
      <w:pPr>
        <w:pStyle w:val="ListParagraph"/>
        <w:numPr>
          <w:ilvl w:val="0"/>
          <w:numId w:val="33"/>
        </w:numPr>
        <w:rPr>
          <w:rFonts w:ascii="Times New Roman" w:hAnsi="Times New Roman" w:cs="Times New Roman"/>
          <w:sz w:val="24"/>
          <w:szCs w:val="24"/>
        </w:rPr>
      </w:pPr>
      <w:r w:rsidRPr="009F3313">
        <w:rPr>
          <w:rFonts w:ascii="Times New Roman" w:hAnsi="Times New Roman" w:cs="Times New Roman"/>
          <w:b/>
          <w:bCs/>
          <w:sz w:val="24"/>
          <w:szCs w:val="24"/>
        </w:rPr>
        <w:t>Response:</w:t>
      </w:r>
      <w:r w:rsidRPr="009F3313">
        <w:rPr>
          <w:rFonts w:ascii="Times New Roman" w:hAnsi="Times New Roman" w:cs="Times New Roman"/>
          <w:sz w:val="24"/>
          <w:szCs w:val="24"/>
        </w:rPr>
        <w:t xml:space="preserve"> Deleted successfully</w:t>
      </w:r>
    </w:p>
    <w:p w14:paraId="6E2DF026" w14:textId="6418A9E3" w:rsidR="00ED1031" w:rsidRDefault="001B3D8B" w:rsidP="00412A83">
      <w:pPr>
        <w:pStyle w:val="ListParagraph"/>
        <w:numPr>
          <w:ilvl w:val="0"/>
          <w:numId w:val="33"/>
        </w:numPr>
        <w:rPr>
          <w:rFonts w:ascii="Times New Roman" w:hAnsi="Times New Roman" w:cs="Times New Roman"/>
          <w:sz w:val="24"/>
          <w:szCs w:val="24"/>
        </w:rPr>
      </w:pPr>
      <w:r w:rsidRPr="009F3313">
        <w:rPr>
          <w:rFonts w:ascii="Times New Roman" w:hAnsi="Times New Roman" w:cs="Times New Roman"/>
          <w:b/>
          <w:bCs/>
          <w:sz w:val="24"/>
          <w:szCs w:val="24"/>
        </w:rPr>
        <w:t>URL:</w:t>
      </w:r>
      <w:r w:rsidR="009F3313">
        <w:rPr>
          <w:rFonts w:ascii="Times New Roman" w:hAnsi="Times New Roman" w:cs="Times New Roman"/>
          <w:sz w:val="24"/>
          <w:szCs w:val="24"/>
        </w:rPr>
        <w:t xml:space="preserve"> </w:t>
      </w:r>
      <w:hyperlink r:id="rId33" w:history="1">
        <w:r w:rsidR="009F3313" w:rsidRPr="00B23B18">
          <w:rPr>
            <w:rStyle w:val="Hyperlink"/>
            <w:rFonts w:ascii="Times New Roman" w:hAnsi="Times New Roman" w:cs="Times New Roman"/>
            <w:sz w:val="24"/>
            <w:szCs w:val="24"/>
          </w:rPr>
          <w:t>http://localhost:8080/PAF_Project_2022_GID_8/ElectroG/Customers /Delete</w:t>
        </w:r>
      </w:hyperlink>
    </w:p>
    <w:p w14:paraId="6A440B0A" w14:textId="2E6205FC" w:rsidR="00AA4599" w:rsidRPr="009F3313" w:rsidRDefault="00AA4599" w:rsidP="00AA4599">
      <w:pPr>
        <w:pStyle w:val="ListParagraph"/>
        <w:ind w:left="990"/>
        <w:rPr>
          <w:rFonts w:ascii="Times New Roman" w:hAnsi="Times New Roman" w:cs="Times New Roman"/>
          <w:sz w:val="24"/>
          <w:szCs w:val="24"/>
        </w:rPr>
      </w:pPr>
    </w:p>
    <w:p w14:paraId="78006E00" w14:textId="7A6149A5" w:rsidR="00A65BAF" w:rsidRDefault="00A65BAF" w:rsidP="00412A83">
      <w:pPr>
        <w:pStyle w:val="Heading3"/>
        <w:numPr>
          <w:ilvl w:val="3"/>
          <w:numId w:val="3"/>
        </w:numPr>
        <w:ind w:left="1890" w:hanging="828"/>
        <w:rPr>
          <w:rFonts w:ascii="Times New Roman" w:hAnsi="Times New Roman" w:cs="Times New Roman"/>
          <w:b/>
          <w:bCs/>
          <w:color w:val="auto"/>
        </w:rPr>
      </w:pPr>
      <w:bookmarkStart w:id="17" w:name="_Toc101893205"/>
      <w:r w:rsidRPr="00A65BAF">
        <w:rPr>
          <w:rFonts w:ascii="Times New Roman" w:hAnsi="Times New Roman" w:cs="Times New Roman"/>
          <w:b/>
          <w:bCs/>
          <w:color w:val="auto"/>
        </w:rPr>
        <w:t>Internal logic</w:t>
      </w:r>
      <w:r w:rsidR="00C707A9">
        <w:rPr>
          <w:rFonts w:ascii="Times New Roman" w:hAnsi="Times New Roman" w:cs="Times New Roman"/>
          <w:b/>
          <w:bCs/>
          <w:color w:val="auto"/>
        </w:rPr>
        <w:t xml:space="preserve"> (Activity Diagram</w:t>
      </w:r>
      <w:r w:rsidR="00C30AB5">
        <w:rPr>
          <w:rFonts w:ascii="Times New Roman" w:hAnsi="Times New Roman" w:cs="Times New Roman"/>
          <w:b/>
          <w:bCs/>
          <w:color w:val="auto"/>
        </w:rPr>
        <w:t xml:space="preserve">/ </w:t>
      </w:r>
      <w:r w:rsidR="004D255A">
        <w:rPr>
          <w:rFonts w:ascii="Times New Roman" w:hAnsi="Times New Roman" w:cs="Times New Roman"/>
          <w:b/>
          <w:bCs/>
          <w:color w:val="auto"/>
        </w:rPr>
        <w:t xml:space="preserve">Flow Chart/ </w:t>
      </w:r>
      <w:r w:rsidR="004B0416">
        <w:rPr>
          <w:rFonts w:ascii="Times New Roman" w:hAnsi="Times New Roman" w:cs="Times New Roman"/>
          <w:b/>
          <w:bCs/>
          <w:color w:val="auto"/>
        </w:rPr>
        <w:t>Class Diagram</w:t>
      </w:r>
      <w:r w:rsidR="00C707A9">
        <w:rPr>
          <w:rFonts w:ascii="Times New Roman" w:hAnsi="Times New Roman" w:cs="Times New Roman"/>
          <w:b/>
          <w:bCs/>
          <w:color w:val="auto"/>
        </w:rPr>
        <w:t>)</w:t>
      </w:r>
      <w:bookmarkEnd w:id="17"/>
    </w:p>
    <w:p w14:paraId="005D2789" w14:textId="3A8F8A31" w:rsidR="00AA4599" w:rsidRDefault="00AA4599" w:rsidP="00AA4599">
      <w:pPr>
        <w:pStyle w:val="ListParagraph"/>
        <w:ind w:left="2070"/>
        <w:rPr>
          <w:rFonts w:ascii="Times New Roman" w:hAnsi="Times New Roman" w:cs="Times New Roman"/>
          <w:sz w:val="24"/>
          <w:szCs w:val="24"/>
        </w:rPr>
      </w:pPr>
    </w:p>
    <w:p w14:paraId="67DECE88" w14:textId="47455D6A" w:rsidR="00AA4599" w:rsidRPr="00925A63" w:rsidRDefault="00925A63" w:rsidP="00412A83">
      <w:pPr>
        <w:pStyle w:val="ListParagraph"/>
        <w:numPr>
          <w:ilvl w:val="0"/>
          <w:numId w:val="19"/>
        </w:numPr>
        <w:rPr>
          <w:rFonts w:ascii="Times New Roman" w:hAnsi="Times New Roman" w:cs="Times New Roman"/>
          <w:sz w:val="24"/>
          <w:szCs w:val="24"/>
        </w:rPr>
      </w:pPr>
      <w:r>
        <w:rPr>
          <w:noProof/>
        </w:rPr>
        <w:drawing>
          <wp:anchor distT="0" distB="0" distL="114300" distR="114300" simplePos="0" relativeHeight="251024896" behindDoc="0" locked="0" layoutInCell="1" allowOverlap="1" wp14:anchorId="6E74892A" wp14:editId="192D83B0">
            <wp:simplePos x="0" y="0"/>
            <wp:positionH relativeFrom="column">
              <wp:posOffset>1685925</wp:posOffset>
            </wp:positionH>
            <wp:positionV relativeFrom="paragraph">
              <wp:posOffset>197485</wp:posOffset>
            </wp:positionV>
            <wp:extent cx="2685719" cy="3286125"/>
            <wp:effectExtent l="0" t="0" r="635" b="0"/>
            <wp:wrapTopAndBottom/>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 Char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5719" cy="3286125"/>
                    </a:xfrm>
                    <a:prstGeom prst="rect">
                      <a:avLst/>
                    </a:prstGeom>
                  </pic:spPr>
                </pic:pic>
              </a:graphicData>
            </a:graphic>
            <wp14:sizeRelH relativeFrom="page">
              <wp14:pctWidth>0</wp14:pctWidth>
            </wp14:sizeRelH>
            <wp14:sizeRelV relativeFrom="page">
              <wp14:pctHeight>0</wp14:pctHeight>
            </wp14:sizeRelV>
          </wp:anchor>
        </w:drawing>
      </w:r>
      <w:r w:rsidR="00743389">
        <w:rPr>
          <w:rFonts w:ascii="Times New Roman" w:hAnsi="Times New Roman" w:cs="Times New Roman"/>
          <w:sz w:val="24"/>
          <w:szCs w:val="24"/>
        </w:rPr>
        <w:t>Flow Chart</w:t>
      </w:r>
    </w:p>
    <w:p w14:paraId="2854317C" w14:textId="10A0F6F8" w:rsidR="00AA4599" w:rsidRPr="00360223" w:rsidRDefault="00AA4599" w:rsidP="00AA4599">
      <w:pPr>
        <w:pStyle w:val="ListParagraph"/>
        <w:ind w:left="2070"/>
        <w:rPr>
          <w:rFonts w:ascii="Times New Roman" w:hAnsi="Times New Roman" w:cs="Times New Roman"/>
          <w:sz w:val="24"/>
          <w:szCs w:val="24"/>
        </w:rPr>
      </w:pPr>
    </w:p>
    <w:p w14:paraId="4C0E087D" w14:textId="0EECCF5E" w:rsidR="00925A63" w:rsidRDefault="00D62AF7" w:rsidP="00412A83">
      <w:pPr>
        <w:pStyle w:val="ListParagraph"/>
        <w:numPr>
          <w:ilvl w:val="0"/>
          <w:numId w:val="19"/>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2340736" behindDoc="0" locked="0" layoutInCell="1" allowOverlap="1" wp14:anchorId="34FBD79A" wp14:editId="61894ACD">
            <wp:simplePos x="0" y="0"/>
            <wp:positionH relativeFrom="column">
              <wp:posOffset>2014855</wp:posOffset>
            </wp:positionH>
            <wp:positionV relativeFrom="paragraph">
              <wp:posOffset>800100</wp:posOffset>
            </wp:positionV>
            <wp:extent cx="4394200" cy="2270760"/>
            <wp:effectExtent l="0" t="0" r="635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C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4200" cy="2270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055616" behindDoc="0" locked="0" layoutInCell="1" allowOverlap="1" wp14:anchorId="3433D37E" wp14:editId="001D6D9C">
            <wp:simplePos x="0" y="0"/>
            <wp:positionH relativeFrom="column">
              <wp:posOffset>-425450</wp:posOffset>
            </wp:positionH>
            <wp:positionV relativeFrom="paragraph">
              <wp:posOffset>330200</wp:posOffset>
            </wp:positionV>
            <wp:extent cx="2289995" cy="3200400"/>
            <wp:effectExtent l="19050" t="19050" r="15240" b="19050"/>
            <wp:wrapTopAndBottom/>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tivity Diagra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9995" cy="3200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8686F" w:rsidRPr="00743389">
        <w:rPr>
          <w:rFonts w:ascii="Times New Roman" w:hAnsi="Times New Roman" w:cs="Times New Roman"/>
          <w:sz w:val="24"/>
          <w:szCs w:val="24"/>
        </w:rPr>
        <w:t>Activity Diagram</w:t>
      </w:r>
      <w:r w:rsidR="004A3230">
        <w:rPr>
          <w:rFonts w:ascii="Times New Roman" w:hAnsi="Times New Roman" w:cs="Times New Roman"/>
          <w:sz w:val="24"/>
          <w:szCs w:val="24"/>
        </w:rPr>
        <w:t xml:space="preserve"> / Class Diagram</w:t>
      </w:r>
    </w:p>
    <w:p w14:paraId="0B28E3F7" w14:textId="29CAC771" w:rsidR="00925A63" w:rsidRPr="00925A63" w:rsidRDefault="00925A63" w:rsidP="00925A63">
      <w:pPr>
        <w:pStyle w:val="ListParagraph"/>
        <w:rPr>
          <w:rFonts w:ascii="Times New Roman" w:hAnsi="Times New Roman" w:cs="Times New Roman"/>
          <w:sz w:val="24"/>
          <w:szCs w:val="24"/>
        </w:rPr>
      </w:pPr>
    </w:p>
    <w:p w14:paraId="1CA50373" w14:textId="68D6FE62" w:rsidR="00925A63" w:rsidRPr="00925A63" w:rsidRDefault="00925A63" w:rsidP="00925A63">
      <w:pPr>
        <w:pStyle w:val="ListParagraph"/>
        <w:ind w:left="2070"/>
        <w:rPr>
          <w:rFonts w:ascii="Times New Roman" w:hAnsi="Times New Roman" w:cs="Times New Roman"/>
          <w:sz w:val="24"/>
          <w:szCs w:val="24"/>
        </w:rPr>
      </w:pPr>
    </w:p>
    <w:p w14:paraId="6697CA02" w14:textId="6B0791AE" w:rsidR="00A65BAF" w:rsidRDefault="00765BE6" w:rsidP="00412A83">
      <w:pPr>
        <w:pStyle w:val="Heading3"/>
        <w:numPr>
          <w:ilvl w:val="3"/>
          <w:numId w:val="3"/>
        </w:numPr>
        <w:ind w:left="1890" w:hanging="810"/>
        <w:rPr>
          <w:rFonts w:ascii="Times New Roman" w:hAnsi="Times New Roman" w:cs="Times New Roman"/>
          <w:b/>
          <w:bCs/>
          <w:color w:val="auto"/>
        </w:rPr>
      </w:pPr>
      <w:bookmarkStart w:id="18" w:name="_Toc101893206"/>
      <w:r w:rsidRPr="00765BE6">
        <w:rPr>
          <w:rFonts w:ascii="Times New Roman" w:hAnsi="Times New Roman" w:cs="Times New Roman"/>
          <w:b/>
          <w:bCs/>
          <w:color w:val="auto"/>
        </w:rPr>
        <w:t>Database for the service (ER)</w:t>
      </w:r>
      <w:bookmarkEnd w:id="18"/>
    </w:p>
    <w:p w14:paraId="1C6CC00B" w14:textId="77777777" w:rsidR="00D62AF7" w:rsidRPr="00D62AF7" w:rsidRDefault="00D62AF7" w:rsidP="00D62AF7"/>
    <w:p w14:paraId="045B845B" w14:textId="1C6E4D9A" w:rsidR="005B340A" w:rsidRPr="005B340A" w:rsidRDefault="00925A63" w:rsidP="005B340A">
      <w:r>
        <w:rPr>
          <w:noProof/>
        </w:rPr>
        <w:drawing>
          <wp:anchor distT="0" distB="0" distL="114300" distR="114300" simplePos="0" relativeHeight="251102720" behindDoc="0" locked="0" layoutInCell="1" allowOverlap="1" wp14:anchorId="3CFB922A" wp14:editId="11F4E726">
            <wp:simplePos x="0" y="0"/>
            <wp:positionH relativeFrom="column">
              <wp:posOffset>770890</wp:posOffset>
            </wp:positionH>
            <wp:positionV relativeFrom="paragraph">
              <wp:posOffset>223520</wp:posOffset>
            </wp:positionV>
            <wp:extent cx="4276725" cy="3009900"/>
            <wp:effectExtent l="0" t="0" r="9525" b="0"/>
            <wp:wrapTopAndBottom/>
            <wp:docPr id="194" name="Picture 1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76725" cy="3009900"/>
                    </a:xfrm>
                    <a:prstGeom prst="rect">
                      <a:avLst/>
                    </a:prstGeom>
                  </pic:spPr>
                </pic:pic>
              </a:graphicData>
            </a:graphic>
            <wp14:sizeRelH relativeFrom="page">
              <wp14:pctWidth>0</wp14:pctWidth>
            </wp14:sizeRelH>
            <wp14:sizeRelV relativeFrom="page">
              <wp14:pctHeight>0</wp14:pctHeight>
            </wp14:sizeRelV>
          </wp:anchor>
        </w:drawing>
      </w:r>
    </w:p>
    <w:p w14:paraId="38343AFF" w14:textId="68E30657" w:rsidR="00715B1E" w:rsidRPr="0006572E" w:rsidRDefault="00983E30" w:rsidP="00412A83">
      <w:pPr>
        <w:pStyle w:val="Heading2"/>
        <w:numPr>
          <w:ilvl w:val="2"/>
          <w:numId w:val="6"/>
        </w:numPr>
        <w:ind w:left="1530"/>
        <w:rPr>
          <w:rFonts w:ascii="Times New Roman" w:hAnsi="Times New Roman" w:cs="Times New Roman"/>
          <w:b/>
          <w:bCs/>
          <w:color w:val="auto"/>
          <w:sz w:val="28"/>
          <w:szCs w:val="28"/>
        </w:rPr>
      </w:pPr>
      <w:bookmarkStart w:id="19" w:name="_Toc101893207"/>
      <w:r w:rsidRPr="0006572E">
        <w:rPr>
          <w:rFonts w:ascii="Times New Roman" w:hAnsi="Times New Roman" w:cs="Times New Roman"/>
          <w:b/>
          <w:bCs/>
          <w:color w:val="auto"/>
          <w:sz w:val="28"/>
          <w:szCs w:val="28"/>
        </w:rPr>
        <w:lastRenderedPageBreak/>
        <w:t>Service development and testing.</w:t>
      </w:r>
      <w:bookmarkEnd w:id="19"/>
    </w:p>
    <w:p w14:paraId="6327F0BA" w14:textId="11AC740F" w:rsidR="00C271BB" w:rsidRDefault="00C707A9" w:rsidP="00412A83">
      <w:pPr>
        <w:pStyle w:val="Heading3"/>
        <w:numPr>
          <w:ilvl w:val="3"/>
          <w:numId w:val="7"/>
        </w:numPr>
        <w:ind w:left="1890" w:hanging="810"/>
        <w:rPr>
          <w:rFonts w:ascii="Times New Roman" w:hAnsi="Times New Roman" w:cs="Times New Roman"/>
          <w:b/>
          <w:bCs/>
          <w:color w:val="auto"/>
        </w:rPr>
      </w:pPr>
      <w:bookmarkStart w:id="20" w:name="_Toc101893208"/>
      <w:r w:rsidRPr="00C30AB5">
        <w:rPr>
          <w:rFonts w:ascii="Times New Roman" w:hAnsi="Times New Roman" w:cs="Times New Roman"/>
          <w:b/>
          <w:bCs/>
          <w:color w:val="auto"/>
        </w:rPr>
        <w:t>Tools used</w:t>
      </w:r>
      <w:bookmarkEnd w:id="20"/>
    </w:p>
    <w:p w14:paraId="3BCE4E76" w14:textId="568E3A5B" w:rsidR="00912D00" w:rsidRPr="00912D00" w:rsidRDefault="00912D00" w:rsidP="00412A83">
      <w:pPr>
        <w:pStyle w:val="NoSpacing"/>
        <w:numPr>
          <w:ilvl w:val="0"/>
          <w:numId w:val="35"/>
        </w:numPr>
        <w:rPr>
          <w:rFonts w:ascii="Times New Roman" w:hAnsi="Times New Roman" w:cs="Times New Roman"/>
          <w:sz w:val="24"/>
          <w:szCs w:val="24"/>
        </w:rPr>
      </w:pPr>
      <w:r w:rsidRPr="003B743B">
        <w:rPr>
          <w:rFonts w:ascii="Times New Roman" w:hAnsi="Times New Roman" w:cs="Times New Roman"/>
          <w:b/>
          <w:bCs/>
          <w:sz w:val="24"/>
          <w:szCs w:val="24"/>
        </w:rPr>
        <w:t>Dependency Management Tool:</w:t>
      </w:r>
      <w:r w:rsidRPr="00912D00">
        <w:rPr>
          <w:rFonts w:ascii="Times New Roman" w:hAnsi="Times New Roman" w:cs="Times New Roman"/>
          <w:sz w:val="24"/>
          <w:szCs w:val="24"/>
        </w:rPr>
        <w:t xml:space="preserve"> Maven</w:t>
      </w:r>
    </w:p>
    <w:p w14:paraId="74A4CC59" w14:textId="296191E5" w:rsidR="00912D00" w:rsidRPr="00912D00" w:rsidRDefault="00912D00"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Testing Tool:</w:t>
      </w:r>
      <w:r w:rsidRPr="00912D00">
        <w:rPr>
          <w:rFonts w:ascii="Times New Roman" w:hAnsi="Times New Roman" w:cs="Times New Roman"/>
          <w:sz w:val="24"/>
          <w:szCs w:val="24"/>
        </w:rPr>
        <w:t xml:space="preserve"> Postman</w:t>
      </w:r>
    </w:p>
    <w:p w14:paraId="7140571C" w14:textId="30881916" w:rsidR="00912D00" w:rsidRPr="00912D00" w:rsidRDefault="00912D00"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Ver</w:t>
      </w:r>
      <w:r w:rsidR="003B743B" w:rsidRPr="003B743B">
        <w:rPr>
          <w:rFonts w:ascii="Times New Roman" w:hAnsi="Times New Roman" w:cs="Times New Roman"/>
          <w:b/>
          <w:bCs/>
          <w:sz w:val="24"/>
          <w:szCs w:val="24"/>
        </w:rPr>
        <w:t>s</w:t>
      </w:r>
      <w:r w:rsidRPr="003B743B">
        <w:rPr>
          <w:rFonts w:ascii="Times New Roman" w:hAnsi="Times New Roman" w:cs="Times New Roman"/>
          <w:b/>
          <w:bCs/>
          <w:sz w:val="24"/>
          <w:szCs w:val="24"/>
        </w:rPr>
        <w:t>ion Control System:</w:t>
      </w:r>
      <w:r w:rsidRPr="00912D00">
        <w:rPr>
          <w:rFonts w:ascii="Times New Roman" w:hAnsi="Times New Roman" w:cs="Times New Roman"/>
          <w:sz w:val="24"/>
          <w:szCs w:val="24"/>
        </w:rPr>
        <w:t xml:space="preserve"> Git</w:t>
      </w:r>
    </w:p>
    <w:p w14:paraId="4C5AB2D9" w14:textId="70373E33" w:rsidR="00912D00" w:rsidRPr="00912D00" w:rsidRDefault="00912D00"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IDE:</w:t>
      </w:r>
      <w:r w:rsidRPr="00912D00">
        <w:rPr>
          <w:rFonts w:ascii="Times New Roman" w:hAnsi="Times New Roman" w:cs="Times New Roman"/>
          <w:sz w:val="24"/>
          <w:szCs w:val="24"/>
        </w:rPr>
        <w:t xml:space="preserve"> eclipse</w:t>
      </w:r>
    </w:p>
    <w:p w14:paraId="4E8C1B67" w14:textId="125A293C" w:rsidR="00912D00" w:rsidRPr="00912D00" w:rsidRDefault="00912D00"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Programming Language:</w:t>
      </w:r>
      <w:r w:rsidRPr="00912D00">
        <w:rPr>
          <w:rFonts w:ascii="Times New Roman" w:hAnsi="Times New Roman" w:cs="Times New Roman"/>
          <w:sz w:val="24"/>
          <w:szCs w:val="24"/>
        </w:rPr>
        <w:t xml:space="preserve"> Jersey framework (JAX-RS)</w:t>
      </w:r>
    </w:p>
    <w:p w14:paraId="70041FD2" w14:textId="27EC9C45" w:rsidR="00912D00" w:rsidRPr="00912D00" w:rsidRDefault="00912D00"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Programming Language:</w:t>
      </w:r>
      <w:r w:rsidRPr="00912D00">
        <w:rPr>
          <w:rFonts w:ascii="Times New Roman" w:hAnsi="Times New Roman" w:cs="Times New Roman"/>
          <w:sz w:val="24"/>
          <w:szCs w:val="24"/>
        </w:rPr>
        <w:t xml:space="preserve"> Java</w:t>
      </w:r>
    </w:p>
    <w:p w14:paraId="6945C096" w14:textId="5BD1971E" w:rsidR="00912D00" w:rsidRPr="00912D00" w:rsidRDefault="00912D00"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Database:</w:t>
      </w:r>
      <w:r w:rsidRPr="00912D00">
        <w:rPr>
          <w:rFonts w:ascii="Times New Roman" w:hAnsi="Times New Roman" w:cs="Times New Roman"/>
          <w:sz w:val="24"/>
          <w:szCs w:val="24"/>
        </w:rPr>
        <w:t xml:space="preserve"> phpMyAdmin</w:t>
      </w:r>
      <w:r w:rsidR="003B743B">
        <w:rPr>
          <w:rFonts w:ascii="Times New Roman" w:hAnsi="Times New Roman" w:cs="Times New Roman"/>
          <w:sz w:val="24"/>
          <w:szCs w:val="24"/>
        </w:rPr>
        <w:t xml:space="preserve"> </w:t>
      </w:r>
      <w:r w:rsidRPr="00912D00">
        <w:rPr>
          <w:rFonts w:ascii="Times New Roman" w:hAnsi="Times New Roman" w:cs="Times New Roman"/>
          <w:sz w:val="24"/>
          <w:szCs w:val="24"/>
        </w:rPr>
        <w:t>(</w:t>
      </w:r>
      <w:r w:rsidR="00BF0E8A">
        <w:rPr>
          <w:rFonts w:ascii="Times New Roman" w:hAnsi="Times New Roman" w:cs="Times New Roman"/>
          <w:sz w:val="24"/>
          <w:szCs w:val="24"/>
        </w:rPr>
        <w:t>MySQL</w:t>
      </w:r>
      <w:r w:rsidRPr="00912D00">
        <w:rPr>
          <w:rFonts w:ascii="Times New Roman" w:hAnsi="Times New Roman" w:cs="Times New Roman"/>
          <w:sz w:val="24"/>
          <w:szCs w:val="24"/>
        </w:rPr>
        <w:t>)</w:t>
      </w:r>
    </w:p>
    <w:p w14:paraId="1FED1B6C" w14:textId="76F4755D" w:rsidR="007264E6" w:rsidRDefault="00912D00"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Server:</w:t>
      </w:r>
      <w:r w:rsidRPr="00912D00">
        <w:rPr>
          <w:rFonts w:ascii="Times New Roman" w:hAnsi="Times New Roman" w:cs="Times New Roman"/>
          <w:sz w:val="24"/>
          <w:szCs w:val="24"/>
        </w:rPr>
        <w:t xml:space="preserve"> Apache Tomcat Server</w:t>
      </w:r>
    </w:p>
    <w:p w14:paraId="6E25742B" w14:textId="77777777" w:rsidR="007A7542" w:rsidRPr="00912D00" w:rsidRDefault="007A7542" w:rsidP="004012E9">
      <w:pPr>
        <w:pStyle w:val="NoSpacing"/>
        <w:rPr>
          <w:rFonts w:ascii="Times New Roman" w:hAnsi="Times New Roman" w:cs="Times New Roman"/>
          <w:sz w:val="24"/>
          <w:szCs w:val="24"/>
        </w:rPr>
      </w:pPr>
    </w:p>
    <w:p w14:paraId="76D52FA3" w14:textId="2DC26C2F" w:rsidR="00AF25C1" w:rsidRDefault="00F668D4" w:rsidP="00412A83">
      <w:pPr>
        <w:pStyle w:val="Heading3"/>
        <w:numPr>
          <w:ilvl w:val="3"/>
          <w:numId w:val="7"/>
        </w:numPr>
        <w:ind w:left="1890" w:hanging="810"/>
        <w:rPr>
          <w:rFonts w:ascii="Times New Roman" w:hAnsi="Times New Roman" w:cs="Times New Roman"/>
          <w:b/>
          <w:bCs/>
          <w:color w:val="auto"/>
        </w:rPr>
      </w:pPr>
      <w:bookmarkStart w:id="21" w:name="_Toc101893209"/>
      <w:r w:rsidRPr="00F668D4">
        <w:rPr>
          <w:rFonts w:ascii="Times New Roman" w:hAnsi="Times New Roman" w:cs="Times New Roman"/>
          <w:b/>
          <w:bCs/>
          <w:color w:val="auto"/>
        </w:rPr>
        <w:t>Testing Methodology and Results.</w:t>
      </w:r>
      <w:bookmarkEnd w:id="21"/>
    </w:p>
    <w:p w14:paraId="16BD20FE" w14:textId="77777777" w:rsidR="00FA6A77" w:rsidRPr="00FA6A77" w:rsidRDefault="00FA6A77" w:rsidP="00FA6A77"/>
    <w:tbl>
      <w:tblPr>
        <w:tblStyle w:val="TableGrid"/>
        <w:tblW w:w="10620" w:type="dxa"/>
        <w:tblInd w:w="-635" w:type="dxa"/>
        <w:tblLook w:val="04A0" w:firstRow="1" w:lastRow="0" w:firstColumn="1" w:lastColumn="0" w:noHBand="0" w:noVBand="1"/>
      </w:tblPr>
      <w:tblGrid>
        <w:gridCol w:w="656"/>
        <w:gridCol w:w="1581"/>
        <w:gridCol w:w="4002"/>
        <w:gridCol w:w="1430"/>
        <w:gridCol w:w="1433"/>
        <w:gridCol w:w="1518"/>
      </w:tblGrid>
      <w:tr w:rsidR="003354F9" w:rsidRPr="00FF4993" w14:paraId="4133C198" w14:textId="77777777" w:rsidTr="00FF4993">
        <w:trPr>
          <w:trHeight w:val="467"/>
        </w:trPr>
        <w:tc>
          <w:tcPr>
            <w:tcW w:w="656" w:type="dxa"/>
            <w:vAlign w:val="center"/>
          </w:tcPr>
          <w:p w14:paraId="7BBCEE72" w14:textId="0E85B550" w:rsidR="00B92770" w:rsidRPr="00FF4993" w:rsidRDefault="00446194" w:rsidP="0070161D">
            <w:pPr>
              <w:jc w:val="center"/>
              <w:rPr>
                <w:rFonts w:ascii="Times New Roman" w:hAnsi="Times New Roman" w:cs="Times New Roman"/>
                <w:b/>
                <w:bCs/>
              </w:rPr>
            </w:pPr>
            <w:r w:rsidRPr="00FF4993">
              <w:rPr>
                <w:rFonts w:ascii="Times New Roman" w:hAnsi="Times New Roman" w:cs="Times New Roman"/>
                <w:b/>
                <w:bCs/>
              </w:rPr>
              <w:t xml:space="preserve">Test </w:t>
            </w:r>
            <w:r w:rsidR="00367B80" w:rsidRPr="00FF4993">
              <w:rPr>
                <w:rFonts w:ascii="Times New Roman" w:hAnsi="Times New Roman" w:cs="Times New Roman"/>
                <w:b/>
                <w:bCs/>
              </w:rPr>
              <w:t>ID</w:t>
            </w:r>
          </w:p>
        </w:tc>
        <w:tc>
          <w:tcPr>
            <w:tcW w:w="1581" w:type="dxa"/>
            <w:vAlign w:val="center"/>
          </w:tcPr>
          <w:p w14:paraId="1A14858D" w14:textId="29C68F6E" w:rsidR="00B92770" w:rsidRPr="00FF4993" w:rsidRDefault="00367B80" w:rsidP="0070161D">
            <w:pPr>
              <w:jc w:val="center"/>
              <w:rPr>
                <w:rFonts w:ascii="Times New Roman" w:hAnsi="Times New Roman" w:cs="Times New Roman"/>
                <w:b/>
                <w:bCs/>
              </w:rPr>
            </w:pPr>
            <w:r w:rsidRPr="00FF4993">
              <w:rPr>
                <w:rFonts w:ascii="Times New Roman" w:hAnsi="Times New Roman" w:cs="Times New Roman"/>
                <w:b/>
                <w:bCs/>
              </w:rPr>
              <w:t>Description</w:t>
            </w:r>
          </w:p>
        </w:tc>
        <w:tc>
          <w:tcPr>
            <w:tcW w:w="4002" w:type="dxa"/>
            <w:vAlign w:val="center"/>
          </w:tcPr>
          <w:p w14:paraId="205428B3" w14:textId="6E0C920D" w:rsidR="00B92770" w:rsidRPr="00FF4993" w:rsidRDefault="00367B80" w:rsidP="0070161D">
            <w:pPr>
              <w:jc w:val="center"/>
              <w:rPr>
                <w:rFonts w:ascii="Times New Roman" w:hAnsi="Times New Roman" w:cs="Times New Roman"/>
                <w:b/>
                <w:bCs/>
              </w:rPr>
            </w:pPr>
            <w:r w:rsidRPr="00FF4993">
              <w:rPr>
                <w:rFonts w:ascii="Times New Roman" w:hAnsi="Times New Roman" w:cs="Times New Roman"/>
                <w:b/>
                <w:bCs/>
              </w:rPr>
              <w:t>Input</w:t>
            </w:r>
          </w:p>
        </w:tc>
        <w:tc>
          <w:tcPr>
            <w:tcW w:w="1430" w:type="dxa"/>
            <w:vAlign w:val="center"/>
          </w:tcPr>
          <w:p w14:paraId="57AA1086" w14:textId="64E21247" w:rsidR="00B92770" w:rsidRPr="00FF4993" w:rsidRDefault="00FA0E84" w:rsidP="0070161D">
            <w:pPr>
              <w:jc w:val="center"/>
              <w:rPr>
                <w:rFonts w:ascii="Times New Roman" w:hAnsi="Times New Roman" w:cs="Times New Roman"/>
                <w:b/>
                <w:bCs/>
              </w:rPr>
            </w:pPr>
            <w:r w:rsidRPr="00FF4993">
              <w:rPr>
                <w:rFonts w:ascii="Times New Roman" w:hAnsi="Times New Roman" w:cs="Times New Roman"/>
                <w:b/>
                <w:bCs/>
              </w:rPr>
              <w:t>Excepted Output</w:t>
            </w:r>
          </w:p>
        </w:tc>
        <w:tc>
          <w:tcPr>
            <w:tcW w:w="1433" w:type="dxa"/>
            <w:vAlign w:val="center"/>
          </w:tcPr>
          <w:p w14:paraId="3248D90B" w14:textId="5DD92EF1" w:rsidR="00B92770" w:rsidRPr="00FF4993" w:rsidRDefault="00FA0E84" w:rsidP="0070161D">
            <w:pPr>
              <w:jc w:val="center"/>
              <w:rPr>
                <w:rFonts w:ascii="Times New Roman" w:hAnsi="Times New Roman" w:cs="Times New Roman"/>
                <w:b/>
                <w:bCs/>
              </w:rPr>
            </w:pPr>
            <w:r w:rsidRPr="00FF4993">
              <w:rPr>
                <w:rFonts w:ascii="Times New Roman" w:hAnsi="Times New Roman" w:cs="Times New Roman"/>
                <w:b/>
                <w:bCs/>
              </w:rPr>
              <w:t>Actual Output</w:t>
            </w:r>
          </w:p>
        </w:tc>
        <w:tc>
          <w:tcPr>
            <w:tcW w:w="1518" w:type="dxa"/>
            <w:vAlign w:val="center"/>
          </w:tcPr>
          <w:p w14:paraId="2FBB5835" w14:textId="7AD71E8C" w:rsidR="00B92770" w:rsidRPr="00FF4993" w:rsidRDefault="00FA0E84" w:rsidP="0070161D">
            <w:pPr>
              <w:jc w:val="center"/>
              <w:rPr>
                <w:rFonts w:ascii="Times New Roman" w:hAnsi="Times New Roman" w:cs="Times New Roman"/>
                <w:b/>
                <w:bCs/>
              </w:rPr>
            </w:pPr>
            <w:r w:rsidRPr="00FF4993">
              <w:rPr>
                <w:rFonts w:ascii="Times New Roman" w:hAnsi="Times New Roman" w:cs="Times New Roman"/>
                <w:b/>
                <w:bCs/>
              </w:rPr>
              <w:t>Result</w:t>
            </w:r>
          </w:p>
        </w:tc>
      </w:tr>
      <w:tr w:rsidR="003354F9" w:rsidRPr="00FF4993" w14:paraId="39CAEB48" w14:textId="77777777" w:rsidTr="00FF4993">
        <w:trPr>
          <w:trHeight w:val="1403"/>
        </w:trPr>
        <w:tc>
          <w:tcPr>
            <w:tcW w:w="656" w:type="dxa"/>
            <w:vAlign w:val="center"/>
          </w:tcPr>
          <w:p w14:paraId="7996C3F9" w14:textId="2CE0673E" w:rsidR="003354F9" w:rsidRPr="00FF4993" w:rsidRDefault="003354F9" w:rsidP="003354F9">
            <w:pPr>
              <w:jc w:val="center"/>
              <w:rPr>
                <w:rFonts w:ascii="Times New Roman" w:hAnsi="Times New Roman" w:cs="Times New Roman"/>
              </w:rPr>
            </w:pPr>
            <w:r w:rsidRPr="00FF4993">
              <w:rPr>
                <w:rFonts w:ascii="Times New Roman" w:hAnsi="Times New Roman" w:cs="Times New Roman"/>
              </w:rPr>
              <w:t>1</w:t>
            </w:r>
          </w:p>
        </w:tc>
        <w:tc>
          <w:tcPr>
            <w:tcW w:w="1581" w:type="dxa"/>
            <w:vAlign w:val="center"/>
          </w:tcPr>
          <w:p w14:paraId="27E92CE8" w14:textId="57908DFB" w:rsidR="003354F9" w:rsidRPr="00FF4993" w:rsidRDefault="003354F9" w:rsidP="003354F9">
            <w:pPr>
              <w:rPr>
                <w:rFonts w:ascii="Times New Roman" w:hAnsi="Times New Roman" w:cs="Times New Roman"/>
              </w:rPr>
            </w:pPr>
            <w:r w:rsidRPr="00FF4993">
              <w:rPr>
                <w:rFonts w:ascii="Times New Roman" w:hAnsi="Times New Roman" w:cs="Times New Roman"/>
              </w:rPr>
              <w:t>Register</w:t>
            </w:r>
          </w:p>
        </w:tc>
        <w:tc>
          <w:tcPr>
            <w:tcW w:w="4002" w:type="dxa"/>
            <w:vAlign w:val="center"/>
          </w:tcPr>
          <w:p w14:paraId="1E2AADBA" w14:textId="4EFA1EDA" w:rsidR="003354F9" w:rsidRPr="00FF4993" w:rsidRDefault="003354F9" w:rsidP="003354F9">
            <w:pPr>
              <w:rPr>
                <w:rFonts w:ascii="Times New Roman" w:hAnsi="Times New Roman" w:cs="Times New Roman"/>
              </w:rPr>
            </w:pPr>
            <w:r w:rsidRPr="00FF4993">
              <w:rPr>
                <w:rFonts w:ascii="Times New Roman" w:hAnsi="Times New Roman" w:cs="Times New Roman"/>
              </w:rPr>
              <w:t>UserID</w:t>
            </w:r>
            <w:r w:rsidR="0040056D" w:rsidRPr="00FF4993">
              <w:rPr>
                <w:rFonts w:ascii="Times New Roman" w:hAnsi="Times New Roman" w:cs="Times New Roman"/>
              </w:rPr>
              <w:t>: “P</w:t>
            </w:r>
            <w:r w:rsidRPr="00FF4993">
              <w:rPr>
                <w:rFonts w:ascii="Times New Roman" w:hAnsi="Times New Roman" w:cs="Times New Roman"/>
              </w:rPr>
              <w:t>1_05</w:t>
            </w:r>
            <w:r w:rsidR="0040056D" w:rsidRPr="00FF4993">
              <w:rPr>
                <w:rFonts w:ascii="Times New Roman" w:hAnsi="Times New Roman" w:cs="Times New Roman"/>
              </w:rPr>
              <w:t>”</w:t>
            </w:r>
            <w:r w:rsidRPr="00FF4993">
              <w:rPr>
                <w:rFonts w:ascii="Times New Roman" w:hAnsi="Times New Roman" w:cs="Times New Roman"/>
              </w:rPr>
              <w:t>,</w:t>
            </w:r>
          </w:p>
          <w:p w14:paraId="6F8D41BC" w14:textId="1A3F36B5" w:rsidR="003354F9" w:rsidRPr="00FF4993" w:rsidRDefault="003354F9" w:rsidP="003354F9">
            <w:pPr>
              <w:rPr>
                <w:rFonts w:ascii="Times New Roman" w:hAnsi="Times New Roman" w:cs="Times New Roman"/>
              </w:rPr>
            </w:pPr>
            <w:r w:rsidRPr="00FF4993">
              <w:rPr>
                <w:rFonts w:ascii="Times New Roman" w:hAnsi="Times New Roman" w:cs="Times New Roman"/>
              </w:rPr>
              <w:t xml:space="preserve">FullName: </w:t>
            </w:r>
            <w:r w:rsidR="0040056D" w:rsidRPr="00FF4993">
              <w:rPr>
                <w:rFonts w:ascii="Times New Roman" w:hAnsi="Times New Roman" w:cs="Times New Roman"/>
              </w:rPr>
              <w:t>“</w:t>
            </w:r>
            <w:r w:rsidRPr="00FF4993">
              <w:rPr>
                <w:rFonts w:ascii="Times New Roman" w:hAnsi="Times New Roman" w:cs="Times New Roman"/>
              </w:rPr>
              <w:t>Chathuranga</w:t>
            </w:r>
            <w:r w:rsidR="0040056D" w:rsidRPr="00FF4993">
              <w:rPr>
                <w:rFonts w:ascii="Times New Roman" w:hAnsi="Times New Roman" w:cs="Times New Roman"/>
              </w:rPr>
              <w:t>”</w:t>
            </w:r>
            <w:r w:rsidRPr="00FF4993">
              <w:rPr>
                <w:rFonts w:ascii="Times New Roman" w:hAnsi="Times New Roman" w:cs="Times New Roman"/>
              </w:rPr>
              <w:t>,</w:t>
            </w:r>
          </w:p>
          <w:p w14:paraId="191FC621" w14:textId="46698E43" w:rsidR="003354F9" w:rsidRPr="00FF4993" w:rsidRDefault="003354F9" w:rsidP="003354F9">
            <w:pPr>
              <w:rPr>
                <w:rFonts w:ascii="Times New Roman" w:hAnsi="Times New Roman" w:cs="Times New Roman"/>
              </w:rPr>
            </w:pPr>
            <w:r w:rsidRPr="00FF4993">
              <w:rPr>
                <w:rFonts w:ascii="Times New Roman" w:hAnsi="Times New Roman" w:cs="Times New Roman"/>
              </w:rPr>
              <w:t xml:space="preserve">Address: </w:t>
            </w:r>
            <w:r w:rsidR="0040056D" w:rsidRPr="00FF4993">
              <w:rPr>
                <w:rFonts w:ascii="Times New Roman" w:hAnsi="Times New Roman" w:cs="Times New Roman"/>
              </w:rPr>
              <w:t>“</w:t>
            </w:r>
            <w:r w:rsidRPr="00FF4993">
              <w:rPr>
                <w:rFonts w:ascii="Times New Roman" w:hAnsi="Times New Roman" w:cs="Times New Roman"/>
              </w:rPr>
              <w:t>10/85, Colombo</w:t>
            </w:r>
            <w:r w:rsidR="0040056D" w:rsidRPr="00FF4993">
              <w:rPr>
                <w:rFonts w:ascii="Times New Roman" w:hAnsi="Times New Roman" w:cs="Times New Roman"/>
              </w:rPr>
              <w:t>”</w:t>
            </w:r>
            <w:r w:rsidRPr="00FF4993">
              <w:rPr>
                <w:rFonts w:ascii="Times New Roman" w:hAnsi="Times New Roman" w:cs="Times New Roman"/>
              </w:rPr>
              <w:t>,</w:t>
            </w:r>
          </w:p>
          <w:p w14:paraId="24ECE43B" w14:textId="2732A6CD" w:rsidR="003354F9" w:rsidRPr="00FF4993" w:rsidRDefault="003354F9" w:rsidP="003354F9">
            <w:pPr>
              <w:rPr>
                <w:rFonts w:ascii="Times New Roman" w:hAnsi="Times New Roman" w:cs="Times New Roman"/>
              </w:rPr>
            </w:pPr>
            <w:r w:rsidRPr="00FF4993">
              <w:rPr>
                <w:rFonts w:ascii="Times New Roman" w:hAnsi="Times New Roman" w:cs="Times New Roman"/>
              </w:rPr>
              <w:t xml:space="preserve">City: </w:t>
            </w:r>
            <w:r w:rsidR="0040056D" w:rsidRPr="00FF4993">
              <w:rPr>
                <w:rFonts w:ascii="Times New Roman" w:hAnsi="Times New Roman" w:cs="Times New Roman"/>
              </w:rPr>
              <w:t>“</w:t>
            </w:r>
            <w:r w:rsidRPr="00FF4993">
              <w:rPr>
                <w:rFonts w:ascii="Times New Roman" w:hAnsi="Times New Roman" w:cs="Times New Roman"/>
              </w:rPr>
              <w:t>Colombo</w:t>
            </w:r>
            <w:r w:rsidR="0040056D" w:rsidRPr="00FF4993">
              <w:rPr>
                <w:rFonts w:ascii="Times New Roman" w:hAnsi="Times New Roman" w:cs="Times New Roman"/>
              </w:rPr>
              <w:t>”</w:t>
            </w:r>
            <w:r w:rsidRPr="00FF4993">
              <w:rPr>
                <w:rFonts w:ascii="Times New Roman" w:hAnsi="Times New Roman" w:cs="Times New Roman"/>
              </w:rPr>
              <w:t>,</w:t>
            </w:r>
          </w:p>
          <w:p w14:paraId="7BB26508" w14:textId="689ACB03" w:rsidR="003354F9" w:rsidRPr="00FF4993" w:rsidRDefault="003354F9" w:rsidP="003354F9">
            <w:pPr>
              <w:rPr>
                <w:rFonts w:ascii="Times New Roman" w:hAnsi="Times New Roman" w:cs="Times New Roman"/>
              </w:rPr>
            </w:pPr>
            <w:r w:rsidRPr="00FF4993">
              <w:rPr>
                <w:rFonts w:ascii="Times New Roman" w:hAnsi="Times New Roman" w:cs="Times New Roman"/>
              </w:rPr>
              <w:t xml:space="preserve">MobileNumber: </w:t>
            </w:r>
            <w:r w:rsidR="0040056D" w:rsidRPr="00FF4993">
              <w:rPr>
                <w:rFonts w:ascii="Times New Roman" w:hAnsi="Times New Roman" w:cs="Times New Roman"/>
              </w:rPr>
              <w:t>“</w:t>
            </w:r>
            <w:r w:rsidRPr="00FF4993">
              <w:rPr>
                <w:rFonts w:ascii="Times New Roman" w:hAnsi="Times New Roman" w:cs="Times New Roman"/>
              </w:rPr>
              <w:t>0711584935</w:t>
            </w:r>
            <w:r w:rsidR="0040056D" w:rsidRPr="00FF4993">
              <w:rPr>
                <w:rFonts w:ascii="Times New Roman" w:hAnsi="Times New Roman" w:cs="Times New Roman"/>
              </w:rPr>
              <w:t>”</w:t>
            </w:r>
            <w:r w:rsidRPr="00FF4993">
              <w:rPr>
                <w:rFonts w:ascii="Times New Roman" w:hAnsi="Times New Roman" w:cs="Times New Roman"/>
              </w:rPr>
              <w:t>,</w:t>
            </w:r>
          </w:p>
          <w:p w14:paraId="376C8717" w14:textId="67411F67" w:rsidR="003354F9" w:rsidRPr="00FF4993" w:rsidRDefault="003354F9" w:rsidP="003354F9">
            <w:pPr>
              <w:rPr>
                <w:rFonts w:ascii="Times New Roman" w:hAnsi="Times New Roman" w:cs="Times New Roman"/>
              </w:rPr>
            </w:pPr>
            <w:r w:rsidRPr="00FF4993">
              <w:rPr>
                <w:rFonts w:ascii="Times New Roman" w:hAnsi="Times New Roman" w:cs="Times New Roman"/>
              </w:rPr>
              <w:t xml:space="preserve">Email: </w:t>
            </w:r>
            <w:r w:rsidR="0040056D" w:rsidRPr="00FF4993">
              <w:rPr>
                <w:rFonts w:ascii="Times New Roman" w:hAnsi="Times New Roman" w:cs="Times New Roman"/>
              </w:rPr>
              <w:t>“</w:t>
            </w:r>
            <w:r w:rsidRPr="00FF4993">
              <w:rPr>
                <w:rFonts w:ascii="Times New Roman" w:hAnsi="Times New Roman" w:cs="Times New Roman"/>
              </w:rPr>
              <w:t>wickramasinha1219@gmail.com</w:t>
            </w:r>
            <w:r w:rsidR="0040056D" w:rsidRPr="00FF4993">
              <w:rPr>
                <w:rFonts w:ascii="Times New Roman" w:hAnsi="Times New Roman" w:cs="Times New Roman"/>
              </w:rPr>
              <w:t>”</w:t>
            </w:r>
          </w:p>
        </w:tc>
        <w:tc>
          <w:tcPr>
            <w:tcW w:w="1430" w:type="dxa"/>
            <w:vAlign w:val="center"/>
          </w:tcPr>
          <w:p w14:paraId="598749C8" w14:textId="418ABB5D" w:rsidR="003354F9" w:rsidRPr="00FF4993" w:rsidRDefault="003354F9" w:rsidP="003354F9">
            <w:pPr>
              <w:rPr>
                <w:rFonts w:ascii="Times New Roman" w:hAnsi="Times New Roman" w:cs="Times New Roman"/>
              </w:rPr>
            </w:pPr>
            <w:r w:rsidRPr="00FF4993">
              <w:rPr>
                <w:rFonts w:ascii="Times New Roman" w:hAnsi="Times New Roman" w:cs="Times New Roman"/>
              </w:rPr>
              <w:t xml:space="preserve">Inserted Successfully </w:t>
            </w:r>
          </w:p>
        </w:tc>
        <w:tc>
          <w:tcPr>
            <w:tcW w:w="1433" w:type="dxa"/>
            <w:vAlign w:val="center"/>
          </w:tcPr>
          <w:p w14:paraId="362661FC" w14:textId="5BE4D220" w:rsidR="003354F9" w:rsidRPr="00FF4993" w:rsidRDefault="00BC49D8" w:rsidP="003354F9">
            <w:pPr>
              <w:rPr>
                <w:rFonts w:ascii="Times New Roman" w:hAnsi="Times New Roman" w:cs="Times New Roman"/>
              </w:rPr>
            </w:pPr>
            <w:r w:rsidRPr="00FF4993">
              <w:rPr>
                <w:rFonts w:ascii="Times New Roman" w:hAnsi="Times New Roman" w:cs="Times New Roman"/>
              </w:rPr>
              <w:t>Inserted Successfully</w:t>
            </w:r>
          </w:p>
        </w:tc>
        <w:tc>
          <w:tcPr>
            <w:tcW w:w="1518" w:type="dxa"/>
            <w:vAlign w:val="center"/>
          </w:tcPr>
          <w:p w14:paraId="7989E2B3" w14:textId="33F1141C" w:rsidR="003354F9" w:rsidRPr="00FF4993" w:rsidRDefault="003354F9" w:rsidP="003354F9">
            <w:pPr>
              <w:rPr>
                <w:rFonts w:ascii="Times New Roman" w:hAnsi="Times New Roman" w:cs="Times New Roman"/>
              </w:rPr>
            </w:pPr>
            <w:r w:rsidRPr="00FF4993">
              <w:rPr>
                <w:rFonts w:ascii="Times New Roman" w:hAnsi="Times New Roman" w:cs="Times New Roman"/>
              </w:rPr>
              <w:t>Pass</w:t>
            </w:r>
          </w:p>
        </w:tc>
      </w:tr>
      <w:tr w:rsidR="003354F9" w:rsidRPr="00FF4993" w14:paraId="2614589B" w14:textId="77777777" w:rsidTr="005D6D42">
        <w:tc>
          <w:tcPr>
            <w:tcW w:w="656" w:type="dxa"/>
            <w:vAlign w:val="center"/>
          </w:tcPr>
          <w:p w14:paraId="38B1058B" w14:textId="65432BE1" w:rsidR="00B92770" w:rsidRPr="00FF4993" w:rsidRDefault="0070161D" w:rsidP="0070161D">
            <w:pPr>
              <w:jc w:val="center"/>
              <w:rPr>
                <w:rFonts w:ascii="Times New Roman" w:hAnsi="Times New Roman" w:cs="Times New Roman"/>
              </w:rPr>
            </w:pPr>
            <w:r w:rsidRPr="00FF4993">
              <w:rPr>
                <w:rFonts w:ascii="Times New Roman" w:hAnsi="Times New Roman" w:cs="Times New Roman"/>
              </w:rPr>
              <w:t>2</w:t>
            </w:r>
          </w:p>
        </w:tc>
        <w:tc>
          <w:tcPr>
            <w:tcW w:w="1581" w:type="dxa"/>
            <w:vAlign w:val="center"/>
          </w:tcPr>
          <w:p w14:paraId="7A2E7DE9" w14:textId="4FE65D60" w:rsidR="00B92770" w:rsidRPr="00FF4993" w:rsidRDefault="00EB19E2" w:rsidP="0070161D">
            <w:pPr>
              <w:rPr>
                <w:rFonts w:ascii="Times New Roman" w:hAnsi="Times New Roman" w:cs="Times New Roman"/>
              </w:rPr>
            </w:pPr>
            <w:r w:rsidRPr="00FF4993">
              <w:rPr>
                <w:rFonts w:ascii="Times New Roman" w:hAnsi="Times New Roman" w:cs="Times New Roman"/>
              </w:rPr>
              <w:t>View User Profile</w:t>
            </w:r>
          </w:p>
        </w:tc>
        <w:tc>
          <w:tcPr>
            <w:tcW w:w="4002" w:type="dxa"/>
            <w:vAlign w:val="center"/>
          </w:tcPr>
          <w:p w14:paraId="64A13A5F" w14:textId="405CDB60" w:rsidR="00B92770" w:rsidRPr="00FF4993" w:rsidRDefault="001076D0" w:rsidP="0070161D">
            <w:pPr>
              <w:rPr>
                <w:rFonts w:ascii="Times New Roman" w:hAnsi="Times New Roman" w:cs="Times New Roman"/>
              </w:rPr>
            </w:pPr>
            <w:r w:rsidRPr="00FF4993">
              <w:rPr>
                <w:rFonts w:ascii="Times New Roman" w:hAnsi="Times New Roman" w:cs="Times New Roman"/>
              </w:rPr>
              <w:t>UserID: “P1_05”</w:t>
            </w:r>
          </w:p>
        </w:tc>
        <w:tc>
          <w:tcPr>
            <w:tcW w:w="1430" w:type="dxa"/>
            <w:vAlign w:val="center"/>
          </w:tcPr>
          <w:p w14:paraId="1849298D" w14:textId="282C4264" w:rsidR="00B92770" w:rsidRPr="00FF4993" w:rsidRDefault="00961C98" w:rsidP="0070161D">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33" w:type="dxa"/>
            <w:vAlign w:val="center"/>
          </w:tcPr>
          <w:p w14:paraId="49CBD44C" w14:textId="587946C2" w:rsidR="00B92770" w:rsidRPr="00FF4993" w:rsidRDefault="00961C98" w:rsidP="0070161D">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518" w:type="dxa"/>
            <w:vAlign w:val="center"/>
          </w:tcPr>
          <w:p w14:paraId="2B9C4BCA" w14:textId="332A5622" w:rsidR="00B92770" w:rsidRPr="00FF4993" w:rsidRDefault="00961C98" w:rsidP="0070161D">
            <w:pPr>
              <w:rPr>
                <w:rFonts w:ascii="Times New Roman" w:hAnsi="Times New Roman" w:cs="Times New Roman"/>
              </w:rPr>
            </w:pPr>
            <w:r w:rsidRPr="00FF4993">
              <w:rPr>
                <w:rFonts w:ascii="Times New Roman" w:hAnsi="Times New Roman" w:cs="Times New Roman"/>
              </w:rPr>
              <w:t>Pass</w:t>
            </w:r>
          </w:p>
        </w:tc>
      </w:tr>
      <w:tr w:rsidR="0040056D" w:rsidRPr="00FF4993" w14:paraId="0FD98497" w14:textId="77777777" w:rsidTr="00FF4993">
        <w:trPr>
          <w:trHeight w:val="1565"/>
        </w:trPr>
        <w:tc>
          <w:tcPr>
            <w:tcW w:w="656" w:type="dxa"/>
            <w:vAlign w:val="center"/>
          </w:tcPr>
          <w:p w14:paraId="7597EC13" w14:textId="4D2A4DA4" w:rsidR="0040056D" w:rsidRPr="00FF4993" w:rsidRDefault="0040056D" w:rsidP="0040056D">
            <w:pPr>
              <w:jc w:val="center"/>
              <w:rPr>
                <w:rFonts w:ascii="Times New Roman" w:hAnsi="Times New Roman" w:cs="Times New Roman"/>
              </w:rPr>
            </w:pPr>
            <w:r w:rsidRPr="00FF4993">
              <w:rPr>
                <w:rFonts w:ascii="Times New Roman" w:hAnsi="Times New Roman" w:cs="Times New Roman"/>
              </w:rPr>
              <w:t>3</w:t>
            </w:r>
          </w:p>
        </w:tc>
        <w:tc>
          <w:tcPr>
            <w:tcW w:w="1581" w:type="dxa"/>
            <w:vAlign w:val="center"/>
          </w:tcPr>
          <w:p w14:paraId="604896D4" w14:textId="5E9F2A7E" w:rsidR="0040056D" w:rsidRPr="00FF4993" w:rsidRDefault="0040056D" w:rsidP="0040056D">
            <w:pPr>
              <w:rPr>
                <w:rFonts w:ascii="Times New Roman" w:hAnsi="Times New Roman" w:cs="Times New Roman"/>
              </w:rPr>
            </w:pPr>
            <w:r w:rsidRPr="00FF4993">
              <w:rPr>
                <w:rFonts w:ascii="Times New Roman" w:hAnsi="Times New Roman" w:cs="Times New Roman"/>
              </w:rPr>
              <w:t>Update User Profile</w:t>
            </w:r>
          </w:p>
        </w:tc>
        <w:tc>
          <w:tcPr>
            <w:tcW w:w="4002" w:type="dxa"/>
            <w:vAlign w:val="center"/>
          </w:tcPr>
          <w:p w14:paraId="21B0FB4A" w14:textId="77777777" w:rsidR="0040056D" w:rsidRPr="00FF4993" w:rsidRDefault="0040056D" w:rsidP="0040056D">
            <w:pPr>
              <w:rPr>
                <w:rFonts w:ascii="Times New Roman" w:hAnsi="Times New Roman" w:cs="Times New Roman"/>
              </w:rPr>
            </w:pPr>
            <w:r w:rsidRPr="00FF4993">
              <w:rPr>
                <w:rFonts w:ascii="Times New Roman" w:hAnsi="Times New Roman" w:cs="Times New Roman"/>
              </w:rPr>
              <w:t>UserID: “P1_05”,</w:t>
            </w:r>
          </w:p>
          <w:p w14:paraId="1DA51875" w14:textId="37E533BD" w:rsidR="0040056D" w:rsidRPr="00FF4993" w:rsidRDefault="0040056D" w:rsidP="0040056D">
            <w:pPr>
              <w:rPr>
                <w:rFonts w:ascii="Times New Roman" w:hAnsi="Times New Roman" w:cs="Times New Roman"/>
              </w:rPr>
            </w:pPr>
            <w:r w:rsidRPr="00FF4993">
              <w:rPr>
                <w:rFonts w:ascii="Times New Roman" w:hAnsi="Times New Roman" w:cs="Times New Roman"/>
              </w:rPr>
              <w:t>FullName: “Pamuditha”,</w:t>
            </w:r>
          </w:p>
          <w:p w14:paraId="61A7FA6C" w14:textId="77777777" w:rsidR="0040056D" w:rsidRPr="00FF4993" w:rsidRDefault="0040056D" w:rsidP="0040056D">
            <w:pPr>
              <w:rPr>
                <w:rFonts w:ascii="Times New Roman" w:hAnsi="Times New Roman" w:cs="Times New Roman"/>
              </w:rPr>
            </w:pPr>
            <w:r w:rsidRPr="00FF4993">
              <w:rPr>
                <w:rFonts w:ascii="Times New Roman" w:hAnsi="Times New Roman" w:cs="Times New Roman"/>
              </w:rPr>
              <w:t>Address: “10/85, Colombo”,</w:t>
            </w:r>
          </w:p>
          <w:p w14:paraId="043EEABD" w14:textId="77777777" w:rsidR="0040056D" w:rsidRPr="00FF4993" w:rsidRDefault="0040056D" w:rsidP="0040056D">
            <w:pPr>
              <w:rPr>
                <w:rFonts w:ascii="Times New Roman" w:hAnsi="Times New Roman" w:cs="Times New Roman"/>
              </w:rPr>
            </w:pPr>
            <w:r w:rsidRPr="00FF4993">
              <w:rPr>
                <w:rFonts w:ascii="Times New Roman" w:hAnsi="Times New Roman" w:cs="Times New Roman"/>
              </w:rPr>
              <w:t>City: “Colombo”,</w:t>
            </w:r>
          </w:p>
          <w:p w14:paraId="7CBFFE8B" w14:textId="77777777" w:rsidR="0040056D" w:rsidRPr="00FF4993" w:rsidRDefault="0040056D" w:rsidP="0040056D">
            <w:pPr>
              <w:rPr>
                <w:rFonts w:ascii="Times New Roman" w:hAnsi="Times New Roman" w:cs="Times New Roman"/>
              </w:rPr>
            </w:pPr>
            <w:r w:rsidRPr="00FF4993">
              <w:rPr>
                <w:rFonts w:ascii="Times New Roman" w:hAnsi="Times New Roman" w:cs="Times New Roman"/>
              </w:rPr>
              <w:t>MobileNumber: “0711584935”,</w:t>
            </w:r>
          </w:p>
          <w:p w14:paraId="5BCF1BA8" w14:textId="6E775B25" w:rsidR="0040056D" w:rsidRPr="00FF4993" w:rsidRDefault="0040056D" w:rsidP="0040056D">
            <w:pPr>
              <w:rPr>
                <w:rFonts w:ascii="Times New Roman" w:hAnsi="Times New Roman" w:cs="Times New Roman"/>
              </w:rPr>
            </w:pPr>
            <w:r w:rsidRPr="00FF4993">
              <w:rPr>
                <w:rFonts w:ascii="Times New Roman" w:hAnsi="Times New Roman" w:cs="Times New Roman"/>
              </w:rPr>
              <w:t>Email: “wickramasinha1219@gmail.com”</w:t>
            </w:r>
          </w:p>
        </w:tc>
        <w:tc>
          <w:tcPr>
            <w:tcW w:w="1430" w:type="dxa"/>
            <w:vAlign w:val="center"/>
          </w:tcPr>
          <w:p w14:paraId="3364D14D" w14:textId="4206EA94" w:rsidR="0040056D" w:rsidRPr="00FF4993" w:rsidRDefault="0040056D" w:rsidP="0040056D">
            <w:pPr>
              <w:rPr>
                <w:rFonts w:ascii="Times New Roman" w:hAnsi="Times New Roman" w:cs="Times New Roman"/>
              </w:rPr>
            </w:pPr>
            <w:r w:rsidRPr="00FF4993">
              <w:rPr>
                <w:rFonts w:ascii="Times New Roman" w:hAnsi="Times New Roman" w:cs="Times New Roman"/>
              </w:rPr>
              <w:t>Update Successfully</w:t>
            </w:r>
          </w:p>
        </w:tc>
        <w:tc>
          <w:tcPr>
            <w:tcW w:w="1433" w:type="dxa"/>
            <w:vAlign w:val="center"/>
          </w:tcPr>
          <w:p w14:paraId="3DBE4593" w14:textId="0D6DC27D" w:rsidR="0040056D" w:rsidRPr="00FF4993" w:rsidRDefault="0040056D" w:rsidP="0040056D">
            <w:pPr>
              <w:rPr>
                <w:rFonts w:ascii="Times New Roman" w:hAnsi="Times New Roman" w:cs="Times New Roman"/>
              </w:rPr>
            </w:pPr>
            <w:r w:rsidRPr="00FF4993">
              <w:rPr>
                <w:rFonts w:ascii="Times New Roman" w:hAnsi="Times New Roman" w:cs="Times New Roman"/>
              </w:rPr>
              <w:t>Update Successfully</w:t>
            </w:r>
          </w:p>
        </w:tc>
        <w:tc>
          <w:tcPr>
            <w:tcW w:w="1518" w:type="dxa"/>
            <w:vAlign w:val="center"/>
          </w:tcPr>
          <w:p w14:paraId="477FE0A2" w14:textId="6123D64C" w:rsidR="0040056D" w:rsidRPr="00FF4993" w:rsidRDefault="0040056D" w:rsidP="0040056D">
            <w:pPr>
              <w:rPr>
                <w:rFonts w:ascii="Times New Roman" w:hAnsi="Times New Roman" w:cs="Times New Roman"/>
              </w:rPr>
            </w:pPr>
            <w:r w:rsidRPr="00FF4993">
              <w:rPr>
                <w:rFonts w:ascii="Times New Roman" w:hAnsi="Times New Roman" w:cs="Times New Roman"/>
              </w:rPr>
              <w:t>Pass</w:t>
            </w:r>
          </w:p>
        </w:tc>
      </w:tr>
      <w:tr w:rsidR="0040056D" w:rsidRPr="00FF4993" w14:paraId="36333AAB" w14:textId="77777777" w:rsidTr="005D6D42">
        <w:tc>
          <w:tcPr>
            <w:tcW w:w="656" w:type="dxa"/>
            <w:vAlign w:val="center"/>
          </w:tcPr>
          <w:p w14:paraId="26C05140" w14:textId="14C37EDD" w:rsidR="0040056D" w:rsidRPr="00FF4993" w:rsidRDefault="0040056D" w:rsidP="0040056D">
            <w:pPr>
              <w:jc w:val="center"/>
              <w:rPr>
                <w:rFonts w:ascii="Times New Roman" w:hAnsi="Times New Roman" w:cs="Times New Roman"/>
              </w:rPr>
            </w:pPr>
            <w:r w:rsidRPr="00FF4993">
              <w:rPr>
                <w:rFonts w:ascii="Times New Roman" w:hAnsi="Times New Roman" w:cs="Times New Roman"/>
              </w:rPr>
              <w:t>4</w:t>
            </w:r>
          </w:p>
        </w:tc>
        <w:tc>
          <w:tcPr>
            <w:tcW w:w="1581" w:type="dxa"/>
            <w:vAlign w:val="center"/>
          </w:tcPr>
          <w:p w14:paraId="3AF9C729" w14:textId="6825CAE3" w:rsidR="0040056D" w:rsidRPr="00FF4993" w:rsidRDefault="0040056D" w:rsidP="0040056D">
            <w:pPr>
              <w:rPr>
                <w:rFonts w:ascii="Times New Roman" w:hAnsi="Times New Roman" w:cs="Times New Roman"/>
              </w:rPr>
            </w:pPr>
            <w:r w:rsidRPr="00FF4993">
              <w:rPr>
                <w:rFonts w:ascii="Times New Roman" w:hAnsi="Times New Roman" w:cs="Times New Roman"/>
              </w:rPr>
              <w:t>Delete User Profile</w:t>
            </w:r>
          </w:p>
        </w:tc>
        <w:tc>
          <w:tcPr>
            <w:tcW w:w="4002" w:type="dxa"/>
            <w:vAlign w:val="center"/>
          </w:tcPr>
          <w:p w14:paraId="1B5A519B" w14:textId="59BBA66E" w:rsidR="0040056D" w:rsidRPr="00FF4993" w:rsidRDefault="0040056D" w:rsidP="0040056D">
            <w:pPr>
              <w:rPr>
                <w:rFonts w:ascii="Times New Roman" w:hAnsi="Times New Roman" w:cs="Times New Roman"/>
              </w:rPr>
            </w:pPr>
            <w:r w:rsidRPr="00FF4993">
              <w:rPr>
                <w:rFonts w:ascii="Times New Roman" w:hAnsi="Times New Roman" w:cs="Times New Roman"/>
              </w:rPr>
              <w:t>UserID: “P1_05”</w:t>
            </w:r>
          </w:p>
        </w:tc>
        <w:tc>
          <w:tcPr>
            <w:tcW w:w="1430" w:type="dxa"/>
            <w:vAlign w:val="center"/>
          </w:tcPr>
          <w:p w14:paraId="72F95563" w14:textId="6F38B80A" w:rsidR="0040056D" w:rsidRPr="00FF4993" w:rsidRDefault="00FE789E" w:rsidP="0040056D">
            <w:pPr>
              <w:rPr>
                <w:rFonts w:ascii="Times New Roman" w:hAnsi="Times New Roman" w:cs="Times New Roman"/>
              </w:rPr>
            </w:pPr>
            <w:r w:rsidRPr="00FF4993">
              <w:rPr>
                <w:rFonts w:ascii="Times New Roman" w:hAnsi="Times New Roman" w:cs="Times New Roman"/>
              </w:rPr>
              <w:t>Delete Successfully</w:t>
            </w:r>
          </w:p>
        </w:tc>
        <w:tc>
          <w:tcPr>
            <w:tcW w:w="1433" w:type="dxa"/>
            <w:vAlign w:val="center"/>
          </w:tcPr>
          <w:p w14:paraId="624DAC00" w14:textId="23FBD2BB" w:rsidR="0040056D" w:rsidRPr="00FF4993" w:rsidRDefault="00FE789E" w:rsidP="0040056D">
            <w:pPr>
              <w:rPr>
                <w:rFonts w:ascii="Times New Roman" w:hAnsi="Times New Roman" w:cs="Times New Roman"/>
              </w:rPr>
            </w:pPr>
            <w:r w:rsidRPr="00FF4993">
              <w:rPr>
                <w:rFonts w:ascii="Times New Roman" w:hAnsi="Times New Roman" w:cs="Times New Roman"/>
              </w:rPr>
              <w:t>Delete Successfully</w:t>
            </w:r>
          </w:p>
        </w:tc>
        <w:tc>
          <w:tcPr>
            <w:tcW w:w="1518" w:type="dxa"/>
            <w:vAlign w:val="center"/>
          </w:tcPr>
          <w:p w14:paraId="58CC71B6" w14:textId="513AF2B1" w:rsidR="0040056D" w:rsidRPr="00FF4993" w:rsidRDefault="0040056D" w:rsidP="0040056D">
            <w:pPr>
              <w:rPr>
                <w:rFonts w:ascii="Times New Roman" w:hAnsi="Times New Roman" w:cs="Times New Roman"/>
              </w:rPr>
            </w:pPr>
            <w:r w:rsidRPr="00FF4993">
              <w:rPr>
                <w:rFonts w:ascii="Times New Roman" w:hAnsi="Times New Roman" w:cs="Times New Roman"/>
              </w:rPr>
              <w:t>Pass</w:t>
            </w:r>
          </w:p>
        </w:tc>
      </w:tr>
      <w:tr w:rsidR="0040056D" w:rsidRPr="00FF4993" w14:paraId="76B7156E" w14:textId="77777777" w:rsidTr="005D6D42">
        <w:tc>
          <w:tcPr>
            <w:tcW w:w="656" w:type="dxa"/>
            <w:vAlign w:val="center"/>
          </w:tcPr>
          <w:p w14:paraId="665E8D02" w14:textId="2AE6ABD8" w:rsidR="0040056D" w:rsidRPr="00FF4993" w:rsidRDefault="0040056D" w:rsidP="0040056D">
            <w:pPr>
              <w:jc w:val="center"/>
              <w:rPr>
                <w:rFonts w:ascii="Times New Roman" w:hAnsi="Times New Roman" w:cs="Times New Roman"/>
              </w:rPr>
            </w:pPr>
            <w:r w:rsidRPr="00FF4993">
              <w:rPr>
                <w:rFonts w:ascii="Times New Roman" w:hAnsi="Times New Roman" w:cs="Times New Roman"/>
              </w:rPr>
              <w:t>5</w:t>
            </w:r>
          </w:p>
        </w:tc>
        <w:tc>
          <w:tcPr>
            <w:tcW w:w="1581" w:type="dxa"/>
            <w:vAlign w:val="center"/>
          </w:tcPr>
          <w:p w14:paraId="54546C3A" w14:textId="1198A957" w:rsidR="0040056D" w:rsidRPr="00FF4993" w:rsidRDefault="0040056D" w:rsidP="0040056D">
            <w:pPr>
              <w:rPr>
                <w:rFonts w:ascii="Times New Roman" w:hAnsi="Times New Roman" w:cs="Times New Roman"/>
              </w:rPr>
            </w:pPr>
            <w:r w:rsidRPr="00FF4993">
              <w:rPr>
                <w:rFonts w:ascii="Times New Roman" w:hAnsi="Times New Roman" w:cs="Times New Roman"/>
              </w:rPr>
              <w:t>View User Bill</w:t>
            </w:r>
          </w:p>
        </w:tc>
        <w:tc>
          <w:tcPr>
            <w:tcW w:w="4002" w:type="dxa"/>
            <w:vAlign w:val="center"/>
          </w:tcPr>
          <w:p w14:paraId="3CFF4D0D" w14:textId="4558C9FE" w:rsidR="0040056D" w:rsidRPr="00FF4993" w:rsidRDefault="0040056D" w:rsidP="0040056D">
            <w:pPr>
              <w:rPr>
                <w:rFonts w:ascii="Times New Roman" w:hAnsi="Times New Roman" w:cs="Times New Roman"/>
              </w:rPr>
            </w:pPr>
            <w:r w:rsidRPr="00FF4993">
              <w:rPr>
                <w:rFonts w:ascii="Times New Roman" w:hAnsi="Times New Roman" w:cs="Times New Roman"/>
              </w:rPr>
              <w:t>UserID: “P1_05”</w:t>
            </w:r>
          </w:p>
          <w:p w14:paraId="45C8D97E" w14:textId="77777777" w:rsidR="0040056D" w:rsidRPr="00FF4993" w:rsidRDefault="0040056D" w:rsidP="0040056D">
            <w:pPr>
              <w:rPr>
                <w:rFonts w:ascii="Times New Roman" w:hAnsi="Times New Roman" w:cs="Times New Roman"/>
              </w:rPr>
            </w:pPr>
          </w:p>
        </w:tc>
        <w:tc>
          <w:tcPr>
            <w:tcW w:w="1430" w:type="dxa"/>
            <w:vAlign w:val="center"/>
          </w:tcPr>
          <w:p w14:paraId="454C8A3E" w14:textId="5D33C3E9" w:rsidR="0040056D" w:rsidRPr="00FF4993" w:rsidRDefault="00FE789E" w:rsidP="0040056D">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33" w:type="dxa"/>
            <w:vAlign w:val="center"/>
          </w:tcPr>
          <w:p w14:paraId="246053B4" w14:textId="4C1C5642" w:rsidR="0040056D" w:rsidRPr="00FF4993" w:rsidRDefault="00FE789E" w:rsidP="0040056D">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518" w:type="dxa"/>
            <w:vAlign w:val="center"/>
          </w:tcPr>
          <w:p w14:paraId="1E77D870" w14:textId="76E40D20" w:rsidR="0040056D" w:rsidRPr="00FF4993" w:rsidRDefault="0040056D" w:rsidP="0040056D">
            <w:pPr>
              <w:rPr>
                <w:rFonts w:ascii="Times New Roman" w:hAnsi="Times New Roman" w:cs="Times New Roman"/>
              </w:rPr>
            </w:pPr>
            <w:r w:rsidRPr="00FF4993">
              <w:rPr>
                <w:rFonts w:ascii="Times New Roman" w:hAnsi="Times New Roman" w:cs="Times New Roman"/>
              </w:rPr>
              <w:t>Pass</w:t>
            </w:r>
          </w:p>
        </w:tc>
      </w:tr>
      <w:tr w:rsidR="0040056D" w:rsidRPr="00FF4993" w14:paraId="1B479A86" w14:textId="77777777" w:rsidTr="00FF4993">
        <w:trPr>
          <w:trHeight w:val="1160"/>
        </w:trPr>
        <w:tc>
          <w:tcPr>
            <w:tcW w:w="656" w:type="dxa"/>
            <w:vAlign w:val="center"/>
          </w:tcPr>
          <w:p w14:paraId="68BE0782" w14:textId="00DB80D4" w:rsidR="0040056D" w:rsidRPr="00FF4993" w:rsidRDefault="0040056D" w:rsidP="0040056D">
            <w:pPr>
              <w:jc w:val="center"/>
              <w:rPr>
                <w:rFonts w:ascii="Times New Roman" w:hAnsi="Times New Roman" w:cs="Times New Roman"/>
              </w:rPr>
            </w:pPr>
            <w:r w:rsidRPr="00FF4993">
              <w:rPr>
                <w:rFonts w:ascii="Times New Roman" w:hAnsi="Times New Roman" w:cs="Times New Roman"/>
              </w:rPr>
              <w:t>6</w:t>
            </w:r>
          </w:p>
        </w:tc>
        <w:tc>
          <w:tcPr>
            <w:tcW w:w="1581" w:type="dxa"/>
            <w:vAlign w:val="center"/>
          </w:tcPr>
          <w:p w14:paraId="5D32EB74" w14:textId="0741CFA2" w:rsidR="0040056D" w:rsidRPr="00FF4993" w:rsidRDefault="0040056D" w:rsidP="0040056D">
            <w:pPr>
              <w:rPr>
                <w:rFonts w:ascii="Times New Roman" w:hAnsi="Times New Roman" w:cs="Times New Roman"/>
              </w:rPr>
            </w:pPr>
            <w:r w:rsidRPr="00FF4993">
              <w:rPr>
                <w:rFonts w:ascii="Times New Roman" w:hAnsi="Times New Roman" w:cs="Times New Roman"/>
              </w:rPr>
              <w:t>Bill Payment</w:t>
            </w:r>
          </w:p>
        </w:tc>
        <w:tc>
          <w:tcPr>
            <w:tcW w:w="4002" w:type="dxa"/>
            <w:vAlign w:val="center"/>
          </w:tcPr>
          <w:p w14:paraId="4CD2A2E1" w14:textId="77777777" w:rsidR="00152AA2" w:rsidRPr="00FF4993" w:rsidRDefault="00152AA2" w:rsidP="00152AA2">
            <w:pPr>
              <w:rPr>
                <w:rFonts w:ascii="Times New Roman" w:hAnsi="Times New Roman" w:cs="Times New Roman"/>
              </w:rPr>
            </w:pPr>
            <w:r w:rsidRPr="00FF4993">
              <w:rPr>
                <w:rFonts w:ascii="Times New Roman" w:hAnsi="Times New Roman" w:cs="Times New Roman"/>
              </w:rPr>
              <w:t>UserID: “P1_05”,</w:t>
            </w:r>
          </w:p>
          <w:p w14:paraId="47BF6090" w14:textId="77777777" w:rsidR="00152AA2" w:rsidRPr="00FF4993" w:rsidRDefault="00152AA2" w:rsidP="00152AA2">
            <w:pPr>
              <w:rPr>
                <w:rFonts w:ascii="Times New Roman" w:hAnsi="Times New Roman" w:cs="Times New Roman"/>
              </w:rPr>
            </w:pPr>
            <w:r w:rsidRPr="00FF4993">
              <w:rPr>
                <w:rFonts w:ascii="Times New Roman" w:hAnsi="Times New Roman" w:cs="Times New Roman"/>
              </w:rPr>
              <w:t>FullName: “Pamuditha”,</w:t>
            </w:r>
          </w:p>
          <w:p w14:paraId="13E85174" w14:textId="77777777" w:rsidR="00152AA2" w:rsidRPr="00FF4993" w:rsidRDefault="00152AA2" w:rsidP="00152AA2">
            <w:pPr>
              <w:rPr>
                <w:rFonts w:ascii="Times New Roman" w:hAnsi="Times New Roman" w:cs="Times New Roman"/>
              </w:rPr>
            </w:pPr>
            <w:r w:rsidRPr="00FF4993">
              <w:rPr>
                <w:rFonts w:ascii="Times New Roman" w:hAnsi="Times New Roman" w:cs="Times New Roman"/>
              </w:rPr>
              <w:t>Address: “10/85, Colombo”,</w:t>
            </w:r>
          </w:p>
          <w:p w14:paraId="52897A26" w14:textId="77777777" w:rsidR="00152AA2" w:rsidRPr="00FF4993" w:rsidRDefault="00152AA2" w:rsidP="00152AA2">
            <w:pPr>
              <w:rPr>
                <w:rFonts w:ascii="Times New Roman" w:hAnsi="Times New Roman" w:cs="Times New Roman"/>
              </w:rPr>
            </w:pPr>
            <w:r w:rsidRPr="00FF4993">
              <w:rPr>
                <w:rFonts w:ascii="Times New Roman" w:hAnsi="Times New Roman" w:cs="Times New Roman"/>
              </w:rPr>
              <w:t>City: “Colombo”,</w:t>
            </w:r>
          </w:p>
          <w:p w14:paraId="7F1FE7AE" w14:textId="77777777" w:rsidR="00152AA2" w:rsidRPr="00FF4993" w:rsidRDefault="00152AA2" w:rsidP="00152AA2">
            <w:pPr>
              <w:rPr>
                <w:rFonts w:ascii="Times New Roman" w:hAnsi="Times New Roman" w:cs="Times New Roman"/>
              </w:rPr>
            </w:pPr>
            <w:r w:rsidRPr="00FF4993">
              <w:rPr>
                <w:rFonts w:ascii="Times New Roman" w:hAnsi="Times New Roman" w:cs="Times New Roman"/>
              </w:rPr>
              <w:t>MobileNumber: “0711584935”,</w:t>
            </w:r>
          </w:p>
          <w:p w14:paraId="057FAA32" w14:textId="382634B8" w:rsidR="0040056D" w:rsidRPr="00FF4993" w:rsidRDefault="00152AA2" w:rsidP="0040056D">
            <w:pPr>
              <w:rPr>
                <w:rFonts w:ascii="Times New Roman" w:hAnsi="Times New Roman" w:cs="Times New Roman"/>
              </w:rPr>
            </w:pPr>
            <w:r w:rsidRPr="00FF4993">
              <w:rPr>
                <w:rFonts w:ascii="Times New Roman" w:hAnsi="Times New Roman" w:cs="Times New Roman"/>
              </w:rPr>
              <w:t>Email: “wickramasinha1219@gmail.com”</w:t>
            </w:r>
          </w:p>
        </w:tc>
        <w:tc>
          <w:tcPr>
            <w:tcW w:w="1430" w:type="dxa"/>
            <w:vAlign w:val="center"/>
          </w:tcPr>
          <w:p w14:paraId="0DB0E69B" w14:textId="7CBECA68" w:rsidR="0040056D" w:rsidRPr="00FF4993" w:rsidRDefault="00FF4993" w:rsidP="0040056D">
            <w:pPr>
              <w:rPr>
                <w:rFonts w:ascii="Times New Roman" w:hAnsi="Times New Roman" w:cs="Times New Roman"/>
              </w:rPr>
            </w:pPr>
            <w:r w:rsidRPr="00FF4993">
              <w:rPr>
                <w:rFonts w:ascii="Times New Roman" w:hAnsi="Times New Roman" w:cs="Times New Roman"/>
              </w:rPr>
              <w:t>Payment Successfully</w:t>
            </w:r>
          </w:p>
        </w:tc>
        <w:tc>
          <w:tcPr>
            <w:tcW w:w="1433" w:type="dxa"/>
            <w:vAlign w:val="center"/>
          </w:tcPr>
          <w:p w14:paraId="568B82C0" w14:textId="61E5F3BC" w:rsidR="0040056D" w:rsidRPr="00FF4993" w:rsidRDefault="00FF4993" w:rsidP="0040056D">
            <w:pPr>
              <w:rPr>
                <w:rFonts w:ascii="Times New Roman" w:hAnsi="Times New Roman" w:cs="Times New Roman"/>
              </w:rPr>
            </w:pPr>
            <w:r w:rsidRPr="00FF4993">
              <w:rPr>
                <w:rFonts w:ascii="Times New Roman" w:hAnsi="Times New Roman" w:cs="Times New Roman"/>
              </w:rPr>
              <w:t>Payment Successfully</w:t>
            </w:r>
          </w:p>
        </w:tc>
        <w:tc>
          <w:tcPr>
            <w:tcW w:w="1518" w:type="dxa"/>
            <w:vAlign w:val="center"/>
          </w:tcPr>
          <w:p w14:paraId="4123F3AA" w14:textId="2A8E529C" w:rsidR="0040056D" w:rsidRPr="00FF4993" w:rsidRDefault="0040056D" w:rsidP="0040056D">
            <w:pPr>
              <w:rPr>
                <w:rFonts w:ascii="Times New Roman" w:hAnsi="Times New Roman" w:cs="Times New Roman"/>
              </w:rPr>
            </w:pPr>
            <w:r w:rsidRPr="00FF4993">
              <w:rPr>
                <w:rFonts w:ascii="Times New Roman" w:hAnsi="Times New Roman" w:cs="Times New Roman"/>
              </w:rPr>
              <w:t>Pass</w:t>
            </w:r>
          </w:p>
        </w:tc>
      </w:tr>
    </w:tbl>
    <w:p w14:paraId="4695839B" w14:textId="217D0943" w:rsidR="00AF25C1" w:rsidRDefault="00AF25C1" w:rsidP="00AF25C1"/>
    <w:p w14:paraId="54D914F3" w14:textId="77777777" w:rsidR="003F73AE" w:rsidRPr="00AF25C1" w:rsidRDefault="003F73AE" w:rsidP="00AF25C1"/>
    <w:p w14:paraId="743F1939" w14:textId="27A061F5" w:rsidR="00532F5E" w:rsidRPr="004B1A5C" w:rsidRDefault="0067621C" w:rsidP="00412A83">
      <w:pPr>
        <w:pStyle w:val="Heading2"/>
        <w:numPr>
          <w:ilvl w:val="2"/>
          <w:numId w:val="6"/>
        </w:numPr>
        <w:ind w:left="1530"/>
        <w:rPr>
          <w:rFonts w:ascii="Times New Roman" w:hAnsi="Times New Roman" w:cs="Times New Roman"/>
          <w:b/>
          <w:bCs/>
          <w:color w:val="auto"/>
          <w:sz w:val="28"/>
          <w:szCs w:val="28"/>
        </w:rPr>
      </w:pPr>
      <w:bookmarkStart w:id="22" w:name="_Toc101893210"/>
      <w:r w:rsidRPr="0067621C">
        <w:rPr>
          <w:rFonts w:ascii="Times New Roman" w:hAnsi="Times New Roman" w:cs="Times New Roman"/>
          <w:b/>
          <w:bCs/>
          <w:noProof/>
          <w:color w:val="auto"/>
          <w:sz w:val="28"/>
          <w:szCs w:val="28"/>
        </w:rPr>
        <w:lastRenderedPageBreak/>
        <mc:AlternateContent>
          <mc:Choice Requires="wps">
            <w:drawing>
              <wp:anchor distT="45720" distB="45720" distL="114300" distR="114300" simplePos="0" relativeHeight="251774464" behindDoc="0" locked="0" layoutInCell="1" allowOverlap="1" wp14:anchorId="0701B208" wp14:editId="39F83613">
                <wp:simplePos x="0" y="0"/>
                <wp:positionH relativeFrom="column">
                  <wp:posOffset>3272980</wp:posOffset>
                </wp:positionH>
                <wp:positionV relativeFrom="paragraph">
                  <wp:posOffset>5818505</wp:posOffset>
                </wp:positionV>
                <wp:extent cx="2729230" cy="286385"/>
                <wp:effectExtent l="0" t="0" r="0" b="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63ACF410" w14:textId="34F34549"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1B208" id="_x0000_s1067" type="#_x0000_t202" style="position:absolute;left:0;text-align:left;margin-left:257.7pt;margin-top:458.15pt;width:214.9pt;height:22.5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XJQ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" stroked="f">
                <v:textbox>
                  <w:txbxContent>
                    <w:p w14:paraId="63ACF410" w14:textId="34F34549"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Register</w:t>
                      </w:r>
                    </w:p>
                  </w:txbxContent>
                </v:textbox>
                <w10:wrap type="topAndBottom"/>
              </v:shape>
            </w:pict>
          </mc:Fallback>
        </mc:AlternateContent>
      </w:r>
      <w:r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770368" behindDoc="0" locked="0" layoutInCell="1" allowOverlap="1" wp14:anchorId="348292D8" wp14:editId="08428BD5">
                <wp:simplePos x="0" y="0"/>
                <wp:positionH relativeFrom="column">
                  <wp:posOffset>-234315</wp:posOffset>
                </wp:positionH>
                <wp:positionV relativeFrom="paragraph">
                  <wp:posOffset>5818998</wp:posOffset>
                </wp:positionV>
                <wp:extent cx="2729230" cy="286385"/>
                <wp:effectExtent l="0" t="0" r="0" b="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6F6B0F5F" w14:textId="25D7FFB2"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View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292D8" id="_x0000_s1068" type="#_x0000_t202" style="position:absolute;left:0;text-align:left;margin-left:-18.45pt;margin-top:458.2pt;width:214.9pt;height:22.55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rsMJQIAACU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" stroked="f">
                <v:textbox>
                  <w:txbxContent>
                    <w:p w14:paraId="6F6B0F5F" w14:textId="25D7FFB2"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View Bill</w:t>
                      </w:r>
                    </w:p>
                  </w:txbxContent>
                </v:textbox>
                <w10:wrap type="topAndBottom"/>
              </v:shape>
            </w:pict>
          </mc:Fallback>
        </mc:AlternateContent>
      </w:r>
      <w:r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766272" behindDoc="0" locked="0" layoutInCell="1" allowOverlap="1" wp14:anchorId="540B3D29" wp14:editId="4AEFF41F">
                <wp:simplePos x="0" y="0"/>
                <wp:positionH relativeFrom="column">
                  <wp:posOffset>-234769</wp:posOffset>
                </wp:positionH>
                <wp:positionV relativeFrom="paragraph">
                  <wp:posOffset>3264876</wp:posOffset>
                </wp:positionV>
                <wp:extent cx="2729230" cy="286385"/>
                <wp:effectExtent l="0" t="0" r="0" b="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6CF16422" w14:textId="33298C4D"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Update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3D29" id="_x0000_s1069" type="#_x0000_t202" style="position:absolute;left:0;text-align:left;margin-left:-18.5pt;margin-top:257.1pt;width:214.9pt;height:22.55pt;z-index:25176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" stroked="f">
                <v:textbox>
                  <w:txbxContent>
                    <w:p w14:paraId="6CF16422" w14:textId="33298C4D"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Update Profile</w:t>
                      </w:r>
                    </w:p>
                  </w:txbxContent>
                </v:textbox>
                <w10:wrap type="topAndBottom"/>
              </v:shape>
            </w:pict>
          </mc:Fallback>
        </mc:AlternateContent>
      </w:r>
      <w:r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762176" behindDoc="0" locked="0" layoutInCell="1" allowOverlap="1" wp14:anchorId="1DEF4097" wp14:editId="464859A1">
                <wp:simplePos x="0" y="0"/>
                <wp:positionH relativeFrom="column">
                  <wp:posOffset>3245485</wp:posOffset>
                </wp:positionH>
                <wp:positionV relativeFrom="paragraph">
                  <wp:posOffset>3292996</wp:posOffset>
                </wp:positionV>
                <wp:extent cx="2729230" cy="286385"/>
                <wp:effectExtent l="0" t="0" r="0" b="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65D77351" w14:textId="79E82A30"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Delete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F4097" id="_x0000_s1070" type="#_x0000_t202" style="position:absolute;left:0;text-align:left;margin-left:255.55pt;margin-top:259.3pt;width:214.9pt;height:22.55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1RJQIAACU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" stroked="f">
                <v:textbox>
                  <w:txbxContent>
                    <w:p w14:paraId="65D77351" w14:textId="79E82A30"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Delete Profile</w:t>
                      </w:r>
                    </w:p>
                  </w:txbxContent>
                </v:textbox>
                <w10:wrap type="topAndBottom"/>
              </v:shape>
            </w:pict>
          </mc:Fallback>
        </mc:AlternateContent>
      </w:r>
      <w:r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758080" behindDoc="0" locked="0" layoutInCell="1" allowOverlap="1" wp14:anchorId="42023708" wp14:editId="1EF4A1FB">
                <wp:simplePos x="0" y="0"/>
                <wp:positionH relativeFrom="column">
                  <wp:posOffset>3245921</wp:posOffset>
                </wp:positionH>
                <wp:positionV relativeFrom="paragraph">
                  <wp:posOffset>789940</wp:posOffset>
                </wp:positionV>
                <wp:extent cx="2729230" cy="286385"/>
                <wp:effectExtent l="0" t="0" r="0" b="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7A25264F" w14:textId="1302F4EC"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View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23708" id="_x0000_s1071" type="#_x0000_t202" style="position:absolute;left:0;text-align:left;margin-left:255.6pt;margin-top:62.2pt;width:214.9pt;height:22.55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" stroked="f">
                <v:textbox>
                  <w:txbxContent>
                    <w:p w14:paraId="7A25264F" w14:textId="1302F4EC"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View Profile</w:t>
                      </w:r>
                    </w:p>
                  </w:txbxContent>
                </v:textbox>
                <w10:wrap type="topAndBottom"/>
              </v:shape>
            </w:pict>
          </mc:Fallback>
        </mc:AlternateContent>
      </w:r>
      <w:r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753984" behindDoc="0" locked="0" layoutInCell="1" allowOverlap="1" wp14:anchorId="15E27730" wp14:editId="40CF9C24">
                <wp:simplePos x="0" y="0"/>
                <wp:positionH relativeFrom="column">
                  <wp:posOffset>-158115</wp:posOffset>
                </wp:positionH>
                <wp:positionV relativeFrom="paragraph">
                  <wp:posOffset>789940</wp:posOffset>
                </wp:positionV>
                <wp:extent cx="2729230" cy="286385"/>
                <wp:effectExtent l="0" t="0" r="0" b="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6407AE48" w14:textId="28CD77B1"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Payment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27730" id="_x0000_s1072" type="#_x0000_t202" style="position:absolute;left:0;text-align:left;margin-left:-12.45pt;margin-top:62.2pt;width:214.9pt;height:22.55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" stroked="f">
                <v:textbox>
                  <w:txbxContent>
                    <w:p w14:paraId="6407AE48" w14:textId="28CD77B1"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Payment</w:t>
                      </w:r>
                    </w:p>
                  </w:txbxContent>
                </v:textbox>
                <w10:wrap type="topAndBottom"/>
              </v:shape>
            </w:pict>
          </mc:Fallback>
        </mc:AlternateContent>
      </w:r>
      <w:r>
        <w:rPr>
          <w:noProof/>
        </w:rPr>
        <w:drawing>
          <wp:anchor distT="0" distB="0" distL="114300" distR="114300" simplePos="0" relativeHeight="251649536" behindDoc="0" locked="0" layoutInCell="1" allowOverlap="1" wp14:anchorId="01B98DF0" wp14:editId="5B606874">
            <wp:simplePos x="0" y="0"/>
            <wp:positionH relativeFrom="column">
              <wp:posOffset>3335020</wp:posOffset>
            </wp:positionH>
            <wp:positionV relativeFrom="paragraph">
              <wp:posOffset>3662045</wp:posOffset>
            </wp:positionV>
            <wp:extent cx="2880360" cy="1725295"/>
            <wp:effectExtent l="19050" t="19050" r="15240" b="27305"/>
            <wp:wrapTopAndBottom/>
            <wp:docPr id="203" name="Picture 2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lete 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360" cy="1725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3456" behindDoc="0" locked="0" layoutInCell="1" allowOverlap="1" wp14:anchorId="775A8BC3" wp14:editId="61D5D1DA">
            <wp:simplePos x="0" y="0"/>
            <wp:positionH relativeFrom="column">
              <wp:posOffset>-172085</wp:posOffset>
            </wp:positionH>
            <wp:positionV relativeFrom="paragraph">
              <wp:posOffset>3662642</wp:posOffset>
            </wp:positionV>
            <wp:extent cx="2880360" cy="1812290"/>
            <wp:effectExtent l="19050" t="19050" r="15240" b="16510"/>
            <wp:wrapTopAndBottom/>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Update Prof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360" cy="1812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7376" behindDoc="0" locked="0" layoutInCell="1" allowOverlap="1" wp14:anchorId="18300CD2" wp14:editId="21E1925E">
            <wp:simplePos x="0" y="0"/>
            <wp:positionH relativeFrom="column">
              <wp:posOffset>3334385</wp:posOffset>
            </wp:positionH>
            <wp:positionV relativeFrom="paragraph">
              <wp:posOffset>1096645</wp:posOffset>
            </wp:positionV>
            <wp:extent cx="2880360" cy="1829435"/>
            <wp:effectExtent l="19050" t="19050" r="15240" b="18415"/>
            <wp:wrapTopAndBottom/>
            <wp:docPr id="201" name="Picture 2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View 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360" cy="1829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3744" behindDoc="0" locked="0" layoutInCell="1" allowOverlap="1" wp14:anchorId="0543638C" wp14:editId="291E0CDB">
            <wp:simplePos x="0" y="0"/>
            <wp:positionH relativeFrom="column">
              <wp:posOffset>-76863</wp:posOffset>
            </wp:positionH>
            <wp:positionV relativeFrom="paragraph">
              <wp:posOffset>1097176</wp:posOffset>
            </wp:positionV>
            <wp:extent cx="2880360" cy="1821815"/>
            <wp:effectExtent l="19050" t="19050" r="15240" b="26035"/>
            <wp:wrapTopAndBottom/>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ay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360" cy="1821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749888" behindDoc="0" locked="0" layoutInCell="1" allowOverlap="1" wp14:anchorId="54BE7333" wp14:editId="02C302F3">
                <wp:simplePos x="0" y="0"/>
                <wp:positionH relativeFrom="column">
                  <wp:posOffset>-158655</wp:posOffset>
                </wp:positionH>
                <wp:positionV relativeFrom="paragraph">
                  <wp:posOffset>327016</wp:posOffset>
                </wp:positionV>
                <wp:extent cx="2729230" cy="286385"/>
                <wp:effectExtent l="0" t="0" r="0" b="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3AA7AB81" w14:textId="40A3FE9E"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P</w:t>
                            </w:r>
                            <w:r w:rsidRPr="0067621C">
                              <w:rPr>
                                <w:rFonts w:ascii="Times New Roman" w:hAnsi="Times New Roman" w:cs="Times New Roman"/>
                                <w:b/>
                                <w:bCs/>
                                <w:sz w:val="24"/>
                                <w:szCs w:val="24"/>
                              </w:rPr>
                              <w:t>ostman screenshots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E7333" id="_x0000_s1073" type="#_x0000_t202" style="position:absolute;left:0;text-align:left;margin-left:-12.5pt;margin-top:25.75pt;width:214.9pt;height:22.55pt;z-index:25174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" stroked="f">
                <v:textbox>
                  <w:txbxContent>
                    <w:p w14:paraId="3AA7AB81" w14:textId="40A3FE9E"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P</w:t>
                      </w:r>
                      <w:r w:rsidRPr="0067621C">
                        <w:rPr>
                          <w:rFonts w:ascii="Times New Roman" w:hAnsi="Times New Roman" w:cs="Times New Roman"/>
                          <w:b/>
                          <w:bCs/>
                          <w:sz w:val="24"/>
                          <w:szCs w:val="24"/>
                        </w:rPr>
                        <w:t>ostman screenshots</w:t>
                      </w:r>
                    </w:p>
                  </w:txbxContent>
                </v:textbox>
                <w10:wrap type="topAndBottom"/>
              </v:shape>
            </w:pict>
          </mc:Fallback>
        </mc:AlternateContent>
      </w:r>
      <w:r w:rsidR="003945B6" w:rsidRPr="003945B6">
        <w:rPr>
          <w:rFonts w:ascii="Times New Roman" w:hAnsi="Times New Roman" w:cs="Times New Roman"/>
          <w:b/>
          <w:bCs/>
          <w:color w:val="auto"/>
          <w:sz w:val="28"/>
          <w:szCs w:val="28"/>
        </w:rPr>
        <w:t>Assumptions and any other details</w:t>
      </w:r>
      <w:r w:rsidR="00B342D4">
        <w:rPr>
          <w:noProof/>
        </w:rPr>
        <w:drawing>
          <wp:anchor distT="0" distB="0" distL="114300" distR="114300" simplePos="0" relativeHeight="251497984" behindDoc="0" locked="0" layoutInCell="1" allowOverlap="1" wp14:anchorId="02393686" wp14:editId="0E54E10C">
            <wp:simplePos x="0" y="0"/>
            <wp:positionH relativeFrom="column">
              <wp:posOffset>3335020</wp:posOffset>
            </wp:positionH>
            <wp:positionV relativeFrom="paragraph">
              <wp:posOffset>6174105</wp:posOffset>
            </wp:positionV>
            <wp:extent cx="2880360" cy="1727835"/>
            <wp:effectExtent l="19050" t="19050" r="15240" b="24765"/>
            <wp:wrapTopAndBottom/>
            <wp:docPr id="200" name="Picture 2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ns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360" cy="1727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342D4">
        <w:rPr>
          <w:noProof/>
        </w:rPr>
        <w:drawing>
          <wp:anchor distT="0" distB="0" distL="114300" distR="114300" simplePos="0" relativeHeight="251684352" behindDoc="0" locked="0" layoutInCell="1" allowOverlap="1" wp14:anchorId="3DED388C" wp14:editId="59DB9733">
            <wp:simplePos x="0" y="0"/>
            <wp:positionH relativeFrom="column">
              <wp:posOffset>-172085</wp:posOffset>
            </wp:positionH>
            <wp:positionV relativeFrom="paragraph">
              <wp:posOffset>6174105</wp:posOffset>
            </wp:positionV>
            <wp:extent cx="2880360" cy="1723390"/>
            <wp:effectExtent l="19050" t="19050" r="15240" b="10160"/>
            <wp:wrapTopAndBottom/>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il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360" cy="1723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22"/>
      <w:r w:rsidR="00581AB7" w:rsidRPr="004B1A5C">
        <w:rPr>
          <w:rFonts w:ascii="Times New Roman" w:hAnsi="Times New Roman" w:cs="Times New Roman"/>
          <w:b/>
          <w:bCs/>
          <w:sz w:val="28"/>
          <w:szCs w:val="28"/>
        </w:rPr>
        <w:br w:type="page"/>
      </w:r>
    </w:p>
    <w:p w14:paraId="0E895A61" w14:textId="644A0537" w:rsidR="00B0755A" w:rsidRDefault="00B0755A" w:rsidP="00412A83">
      <w:pPr>
        <w:pStyle w:val="Heading1"/>
        <w:numPr>
          <w:ilvl w:val="1"/>
          <w:numId w:val="8"/>
        </w:numPr>
        <w:ind w:right="-900"/>
        <w:rPr>
          <w:rFonts w:ascii="Times New Roman" w:hAnsi="Times New Roman" w:cs="Times New Roman"/>
          <w:b/>
          <w:bCs/>
          <w:color w:val="auto"/>
          <w:sz w:val="28"/>
          <w:szCs w:val="28"/>
        </w:rPr>
      </w:pPr>
      <w:bookmarkStart w:id="23" w:name="_Toc101893211"/>
      <w:r w:rsidRPr="00AD4969">
        <w:rPr>
          <w:rFonts w:ascii="Times New Roman" w:hAnsi="Times New Roman" w:cs="Times New Roman"/>
          <w:b/>
          <w:bCs/>
          <w:color w:val="auto"/>
          <w:sz w:val="28"/>
          <w:szCs w:val="28"/>
        </w:rPr>
        <w:lastRenderedPageBreak/>
        <w:t>Individual Sections</w:t>
      </w:r>
      <w:r>
        <w:rPr>
          <w:rFonts w:ascii="Times New Roman" w:hAnsi="Times New Roman" w:cs="Times New Roman"/>
          <w:b/>
          <w:bCs/>
          <w:color w:val="auto"/>
          <w:sz w:val="28"/>
          <w:szCs w:val="28"/>
        </w:rPr>
        <w:t xml:space="preserve"> – IT2</w:t>
      </w:r>
      <w:r w:rsidR="00453045">
        <w:rPr>
          <w:rFonts w:ascii="Times New Roman" w:hAnsi="Times New Roman" w:cs="Times New Roman"/>
          <w:b/>
          <w:bCs/>
          <w:color w:val="auto"/>
          <w:sz w:val="28"/>
          <w:szCs w:val="28"/>
        </w:rPr>
        <w:t>0276232</w:t>
      </w:r>
      <w:r w:rsidR="00DD56F8">
        <w:rPr>
          <w:rFonts w:ascii="Times New Roman" w:hAnsi="Times New Roman" w:cs="Times New Roman"/>
          <w:b/>
          <w:bCs/>
          <w:color w:val="auto"/>
          <w:sz w:val="28"/>
          <w:szCs w:val="28"/>
        </w:rPr>
        <w:t xml:space="preserve"> – User Assign </w:t>
      </w:r>
      <w:r w:rsidR="008F0FFC">
        <w:rPr>
          <w:rFonts w:ascii="Times New Roman" w:hAnsi="Times New Roman" w:cs="Times New Roman"/>
          <w:b/>
          <w:bCs/>
          <w:color w:val="auto"/>
          <w:sz w:val="28"/>
          <w:szCs w:val="28"/>
        </w:rPr>
        <w:t>and Power Pant Management</w:t>
      </w:r>
      <w:bookmarkEnd w:id="23"/>
    </w:p>
    <w:p w14:paraId="465D002C" w14:textId="6C9E0DD8" w:rsidR="00B0755A" w:rsidRDefault="00B0755A" w:rsidP="00412A83">
      <w:pPr>
        <w:pStyle w:val="Heading2"/>
        <w:numPr>
          <w:ilvl w:val="2"/>
          <w:numId w:val="9"/>
        </w:numPr>
        <w:ind w:left="1530"/>
        <w:rPr>
          <w:rFonts w:ascii="Times New Roman" w:hAnsi="Times New Roman" w:cs="Times New Roman"/>
          <w:b/>
          <w:bCs/>
          <w:color w:val="auto"/>
          <w:sz w:val="28"/>
          <w:szCs w:val="28"/>
        </w:rPr>
      </w:pPr>
      <w:bookmarkStart w:id="24" w:name="_Toc101893212"/>
      <w:r w:rsidRPr="00B90E33">
        <w:rPr>
          <w:rFonts w:ascii="Times New Roman" w:hAnsi="Times New Roman" w:cs="Times New Roman"/>
          <w:b/>
          <w:bCs/>
          <w:color w:val="auto"/>
          <w:sz w:val="28"/>
          <w:szCs w:val="28"/>
        </w:rPr>
        <w:t>Service design</w:t>
      </w:r>
      <w:bookmarkEnd w:id="24"/>
    </w:p>
    <w:p w14:paraId="068600F9" w14:textId="5DDFFA57" w:rsidR="0067621C" w:rsidRPr="0067621C" w:rsidRDefault="0067621C" w:rsidP="00BA5F55">
      <w:pPr>
        <w:ind w:firstLine="720"/>
        <w:jc w:val="both"/>
      </w:pPr>
      <w:r w:rsidRPr="004E4EA5">
        <w:rPr>
          <w:rFonts w:ascii="Times New Roman" w:hAnsi="Times New Roman" w:cs="Times New Roman"/>
          <w:sz w:val="24"/>
          <w:szCs w:val="24"/>
        </w:rPr>
        <w:t>This function selects only those who have registered correctly from the desired list, re-registers and inspects the relevant power plant for them. Also, the relevant power plant can be updated. If a customer is not properly registered or lacks accuracy, they can be removed from the waiting list.</w:t>
      </w:r>
    </w:p>
    <w:p w14:paraId="27AE0F66" w14:textId="33FA0649" w:rsidR="004B5829" w:rsidRPr="00E21097" w:rsidRDefault="00B0755A" w:rsidP="00412A83">
      <w:pPr>
        <w:pStyle w:val="Heading3"/>
        <w:numPr>
          <w:ilvl w:val="3"/>
          <w:numId w:val="11"/>
        </w:numPr>
        <w:ind w:left="1890" w:hanging="810"/>
        <w:rPr>
          <w:rFonts w:ascii="Times New Roman" w:hAnsi="Times New Roman" w:cs="Times New Roman"/>
          <w:b/>
          <w:bCs/>
          <w:color w:val="auto"/>
        </w:rPr>
      </w:pPr>
      <w:bookmarkStart w:id="25" w:name="_Toc101893213"/>
      <w:r w:rsidRPr="00C95249">
        <w:rPr>
          <w:rFonts w:ascii="Times New Roman" w:hAnsi="Times New Roman" w:cs="Times New Roman"/>
          <w:b/>
          <w:bCs/>
          <w:color w:val="auto"/>
        </w:rPr>
        <w:t xml:space="preserve">API Of </w:t>
      </w:r>
      <w:r>
        <w:rPr>
          <w:rFonts w:ascii="Times New Roman" w:hAnsi="Times New Roman" w:cs="Times New Roman"/>
          <w:b/>
          <w:bCs/>
          <w:color w:val="auto"/>
        </w:rPr>
        <w:t>t</w:t>
      </w:r>
      <w:r w:rsidRPr="00C95249">
        <w:rPr>
          <w:rFonts w:ascii="Times New Roman" w:hAnsi="Times New Roman" w:cs="Times New Roman"/>
          <w:b/>
          <w:bCs/>
          <w:color w:val="auto"/>
        </w:rPr>
        <w:t>he Service</w:t>
      </w:r>
      <w:r w:rsidR="004B5829">
        <w:rPr>
          <w:noProof/>
        </w:rPr>
        <w:drawing>
          <wp:anchor distT="0" distB="0" distL="114300" distR="114300" simplePos="0" relativeHeight="251019776" behindDoc="0" locked="0" layoutInCell="1" allowOverlap="1" wp14:anchorId="3F190D3E" wp14:editId="1AD4479D">
            <wp:simplePos x="0" y="0"/>
            <wp:positionH relativeFrom="column">
              <wp:posOffset>1114425</wp:posOffset>
            </wp:positionH>
            <wp:positionV relativeFrom="paragraph">
              <wp:posOffset>223581</wp:posOffset>
            </wp:positionV>
            <wp:extent cx="3848217" cy="2011680"/>
            <wp:effectExtent l="0" t="0" r="0" b="7620"/>
            <wp:wrapTopAndBottom/>
            <wp:docPr id="52" name="Picture 5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I.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48217" cy="2011680"/>
                    </a:xfrm>
                    <a:prstGeom prst="rect">
                      <a:avLst/>
                    </a:prstGeom>
                  </pic:spPr>
                </pic:pic>
              </a:graphicData>
            </a:graphic>
            <wp14:sizeRelH relativeFrom="page">
              <wp14:pctWidth>0</wp14:pctWidth>
            </wp14:sizeRelH>
            <wp14:sizeRelV relativeFrom="page">
              <wp14:pctHeight>0</wp14:pctHeight>
            </wp14:sizeRelV>
          </wp:anchor>
        </w:drawing>
      </w:r>
      <w:bookmarkEnd w:id="25"/>
    </w:p>
    <w:p w14:paraId="525B455D" w14:textId="7909C742" w:rsidR="00864A5F" w:rsidRPr="00864A5F" w:rsidRDefault="00864A5F" w:rsidP="00864A5F"/>
    <w:p w14:paraId="51C8784B" w14:textId="396A262B" w:rsidR="004B5829" w:rsidRPr="00447D11" w:rsidRDefault="004B5829" w:rsidP="00412A83">
      <w:pPr>
        <w:pStyle w:val="ListParagraph"/>
        <w:numPr>
          <w:ilvl w:val="2"/>
          <w:numId w:val="36"/>
        </w:numPr>
        <w:rPr>
          <w:rFonts w:ascii="Times New Roman" w:hAnsi="Times New Roman" w:cs="Times New Roman"/>
          <w:b/>
          <w:bCs/>
          <w:sz w:val="24"/>
          <w:szCs w:val="24"/>
        </w:rPr>
      </w:pPr>
      <w:r w:rsidRPr="00447D11">
        <w:rPr>
          <w:rFonts w:ascii="Times New Roman" w:hAnsi="Times New Roman" w:cs="Times New Roman"/>
          <w:b/>
          <w:bCs/>
          <w:sz w:val="24"/>
          <w:szCs w:val="24"/>
        </w:rPr>
        <w:t>Register Customer (POST)</w:t>
      </w:r>
    </w:p>
    <w:p w14:paraId="12BBBE73" w14:textId="00F13942" w:rsidR="004B5829" w:rsidRPr="002F194F" w:rsidRDefault="004B5829"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Resource:</w:t>
      </w:r>
      <w:r>
        <w:rPr>
          <w:rFonts w:ascii="Times New Roman" w:hAnsi="Times New Roman" w:cs="Times New Roman"/>
          <w:sz w:val="24"/>
          <w:szCs w:val="24"/>
        </w:rPr>
        <w:t xml:space="preserve"> </w:t>
      </w:r>
      <w:r w:rsidR="00176E9B">
        <w:rPr>
          <w:rFonts w:ascii="Times New Roman" w:hAnsi="Times New Roman" w:cs="Times New Roman"/>
          <w:sz w:val="24"/>
          <w:szCs w:val="24"/>
        </w:rPr>
        <w:t>Power</w:t>
      </w:r>
      <w:r w:rsidR="00F66BD7">
        <w:rPr>
          <w:rFonts w:ascii="Times New Roman" w:hAnsi="Times New Roman" w:cs="Times New Roman"/>
          <w:sz w:val="24"/>
          <w:szCs w:val="24"/>
        </w:rPr>
        <w:t>Plant</w:t>
      </w:r>
    </w:p>
    <w:p w14:paraId="4785F627" w14:textId="09913341" w:rsidR="004B5829" w:rsidRPr="002F194F" w:rsidRDefault="004B5829"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Request:</w:t>
      </w:r>
      <w:r>
        <w:rPr>
          <w:rFonts w:ascii="Times New Roman" w:hAnsi="Times New Roman" w:cs="Times New Roman"/>
          <w:sz w:val="24"/>
          <w:szCs w:val="24"/>
        </w:rPr>
        <w:t xml:space="preserve"> </w:t>
      </w:r>
      <w:r w:rsidRPr="002F194F">
        <w:rPr>
          <w:rFonts w:ascii="Times New Roman" w:hAnsi="Times New Roman" w:cs="Times New Roman"/>
          <w:sz w:val="24"/>
          <w:szCs w:val="24"/>
        </w:rPr>
        <w:t xml:space="preserve">POST </w:t>
      </w:r>
      <w:r w:rsidRPr="00F201AE">
        <w:rPr>
          <w:rFonts w:ascii="Times New Roman" w:hAnsi="Times New Roman" w:cs="Times New Roman"/>
          <w:sz w:val="24"/>
          <w:szCs w:val="24"/>
        </w:rPr>
        <w:t>ElectroG</w:t>
      </w:r>
      <w:r w:rsidRPr="002F194F">
        <w:rPr>
          <w:rFonts w:ascii="Times New Roman" w:hAnsi="Times New Roman" w:cs="Times New Roman"/>
          <w:sz w:val="24"/>
          <w:szCs w:val="24"/>
        </w:rPr>
        <w:t>/</w:t>
      </w:r>
      <w:r w:rsidR="00F66BD7" w:rsidRPr="00F66BD7">
        <w:rPr>
          <w:rFonts w:ascii="Times New Roman" w:hAnsi="Times New Roman" w:cs="Times New Roman"/>
          <w:sz w:val="24"/>
          <w:szCs w:val="24"/>
        </w:rPr>
        <w:t>UserAssing</w:t>
      </w:r>
      <w:r w:rsidRPr="002F194F">
        <w:rPr>
          <w:rFonts w:ascii="Times New Roman" w:hAnsi="Times New Roman" w:cs="Times New Roman"/>
          <w:sz w:val="24"/>
          <w:szCs w:val="24"/>
        </w:rPr>
        <w:t>/</w:t>
      </w:r>
      <w:r w:rsidR="00DE0BF5">
        <w:rPr>
          <w:rFonts w:ascii="Times New Roman" w:hAnsi="Times New Roman" w:cs="Times New Roman"/>
          <w:sz w:val="24"/>
          <w:szCs w:val="24"/>
        </w:rPr>
        <w:t>Add</w:t>
      </w:r>
    </w:p>
    <w:p w14:paraId="79410EBB" w14:textId="383F998A" w:rsidR="004B5829" w:rsidRPr="002F194F" w:rsidRDefault="004B5829"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Media:</w:t>
      </w:r>
      <w:r>
        <w:rPr>
          <w:rFonts w:ascii="Times New Roman" w:hAnsi="Times New Roman" w:cs="Times New Roman"/>
          <w:sz w:val="24"/>
          <w:szCs w:val="24"/>
        </w:rPr>
        <w:t xml:space="preserve"> </w:t>
      </w:r>
      <w:r w:rsidRPr="002F194F">
        <w:rPr>
          <w:rFonts w:ascii="Times New Roman" w:hAnsi="Times New Roman" w:cs="Times New Roman"/>
          <w:sz w:val="24"/>
          <w:szCs w:val="24"/>
        </w:rPr>
        <w:t>Form data - URL encoded</w:t>
      </w:r>
    </w:p>
    <w:p w14:paraId="4FDF1099" w14:textId="0C67A66B" w:rsidR="004B5829" w:rsidRPr="00F201AE" w:rsidRDefault="004B5829"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Data:</w:t>
      </w:r>
      <w:r w:rsidRPr="002F194F">
        <w:rPr>
          <w:rFonts w:ascii="Times New Roman" w:hAnsi="Times New Roman" w:cs="Times New Roman"/>
          <w:sz w:val="24"/>
          <w:szCs w:val="24"/>
        </w:rPr>
        <w:t xml:space="preserve"> </w:t>
      </w:r>
      <w:r w:rsidR="00965662">
        <w:rPr>
          <w:rFonts w:ascii="Times New Roman" w:hAnsi="Times New Roman" w:cs="Times New Roman"/>
          <w:sz w:val="24"/>
          <w:szCs w:val="24"/>
        </w:rPr>
        <w:t>UserID</w:t>
      </w:r>
      <w:r w:rsidRPr="002F194F">
        <w:rPr>
          <w:rFonts w:ascii="Times New Roman" w:hAnsi="Times New Roman" w:cs="Times New Roman"/>
          <w:sz w:val="24"/>
          <w:szCs w:val="24"/>
        </w:rPr>
        <w:t xml:space="preserve">: </w:t>
      </w:r>
      <w:r w:rsidR="00B43D1E">
        <w:rPr>
          <w:rFonts w:ascii="Times New Roman" w:hAnsi="Times New Roman" w:cs="Times New Roman"/>
          <w:sz w:val="24"/>
          <w:szCs w:val="24"/>
        </w:rPr>
        <w:t>“</w:t>
      </w:r>
      <w:r w:rsidR="00965662">
        <w:rPr>
          <w:rFonts w:ascii="Times New Roman" w:hAnsi="Times New Roman" w:cs="Times New Roman"/>
          <w:sz w:val="24"/>
          <w:szCs w:val="24"/>
        </w:rPr>
        <w:t>P4_</w:t>
      </w:r>
      <w:r>
        <w:rPr>
          <w:rFonts w:ascii="Times New Roman" w:hAnsi="Times New Roman" w:cs="Times New Roman"/>
          <w:sz w:val="24"/>
          <w:szCs w:val="24"/>
        </w:rPr>
        <w:t>01</w:t>
      </w:r>
      <w:r w:rsidR="00B43D1E">
        <w:rPr>
          <w:rFonts w:ascii="Times New Roman" w:hAnsi="Times New Roman" w:cs="Times New Roman"/>
          <w:sz w:val="24"/>
          <w:szCs w:val="24"/>
        </w:rPr>
        <w:t>”</w:t>
      </w:r>
      <w:r w:rsidRPr="002F194F">
        <w:rPr>
          <w:rFonts w:ascii="Times New Roman" w:hAnsi="Times New Roman" w:cs="Times New Roman"/>
          <w:sz w:val="24"/>
          <w:szCs w:val="24"/>
        </w:rPr>
        <w:t xml:space="preserve">, </w:t>
      </w:r>
      <w:r>
        <w:rPr>
          <w:rFonts w:ascii="Times New Roman" w:hAnsi="Times New Roman" w:cs="Times New Roman"/>
          <w:sz w:val="24"/>
          <w:szCs w:val="24"/>
        </w:rPr>
        <w:t>FullName</w:t>
      </w:r>
      <w:r w:rsidRPr="002F194F">
        <w:rPr>
          <w:rFonts w:ascii="Times New Roman" w:hAnsi="Times New Roman" w:cs="Times New Roman"/>
          <w:sz w:val="24"/>
          <w:szCs w:val="24"/>
        </w:rPr>
        <w:t>:</w:t>
      </w:r>
      <w:r>
        <w:rPr>
          <w:rFonts w:ascii="Times New Roman" w:hAnsi="Times New Roman" w:cs="Times New Roman"/>
          <w:sz w:val="24"/>
          <w:szCs w:val="24"/>
        </w:rPr>
        <w:t xml:space="preserve"> </w:t>
      </w:r>
      <w:r w:rsidR="00B43D1E">
        <w:rPr>
          <w:rFonts w:ascii="Times New Roman" w:hAnsi="Times New Roman" w:cs="Times New Roman"/>
          <w:sz w:val="24"/>
          <w:szCs w:val="24"/>
        </w:rPr>
        <w:t>“</w:t>
      </w:r>
      <w:r>
        <w:rPr>
          <w:rFonts w:ascii="Times New Roman" w:hAnsi="Times New Roman" w:cs="Times New Roman"/>
          <w:sz w:val="24"/>
          <w:szCs w:val="24"/>
        </w:rPr>
        <w:t>Pamuditha</w:t>
      </w:r>
      <w:r w:rsidR="00B43D1E">
        <w:rPr>
          <w:rFonts w:ascii="Times New Roman" w:hAnsi="Times New Roman" w:cs="Times New Roman"/>
          <w:sz w:val="24"/>
          <w:szCs w:val="24"/>
        </w:rPr>
        <w:t>”</w:t>
      </w:r>
      <w:r w:rsidRPr="002F194F">
        <w:rPr>
          <w:rFonts w:ascii="Times New Roman" w:hAnsi="Times New Roman" w:cs="Times New Roman"/>
          <w:sz w:val="24"/>
          <w:szCs w:val="24"/>
        </w:rPr>
        <w:t>,</w:t>
      </w:r>
      <w:r>
        <w:rPr>
          <w:rFonts w:ascii="Times New Roman" w:hAnsi="Times New Roman" w:cs="Times New Roman"/>
          <w:sz w:val="24"/>
          <w:szCs w:val="24"/>
        </w:rPr>
        <w:t xml:space="preserve"> Address</w:t>
      </w:r>
      <w:r w:rsidRPr="002F194F">
        <w:rPr>
          <w:rFonts w:ascii="Times New Roman" w:hAnsi="Times New Roman" w:cs="Times New Roman"/>
          <w:sz w:val="24"/>
          <w:szCs w:val="24"/>
        </w:rPr>
        <w:t>:</w:t>
      </w:r>
      <w:r>
        <w:rPr>
          <w:rFonts w:ascii="Times New Roman" w:hAnsi="Times New Roman" w:cs="Times New Roman"/>
          <w:sz w:val="24"/>
          <w:szCs w:val="24"/>
        </w:rPr>
        <w:t xml:space="preserve"> </w:t>
      </w:r>
      <w:r w:rsidR="00B43D1E">
        <w:rPr>
          <w:rFonts w:ascii="Times New Roman" w:hAnsi="Times New Roman" w:cs="Times New Roman"/>
          <w:sz w:val="24"/>
          <w:szCs w:val="24"/>
        </w:rPr>
        <w:t>“</w:t>
      </w:r>
      <w:r>
        <w:rPr>
          <w:rFonts w:ascii="Times New Roman" w:hAnsi="Times New Roman" w:cs="Times New Roman"/>
          <w:sz w:val="24"/>
          <w:szCs w:val="24"/>
        </w:rPr>
        <w:t>No,10/8 Colombo</w:t>
      </w:r>
      <w:r w:rsidR="00B43D1E">
        <w:rPr>
          <w:rFonts w:ascii="Times New Roman" w:hAnsi="Times New Roman" w:cs="Times New Roman"/>
          <w:sz w:val="24"/>
          <w:szCs w:val="24"/>
        </w:rPr>
        <w:t>”</w:t>
      </w:r>
      <w:r w:rsidRPr="002F194F">
        <w:rPr>
          <w:rFonts w:ascii="Times New Roman" w:hAnsi="Times New Roman" w:cs="Times New Roman"/>
          <w:sz w:val="24"/>
          <w:szCs w:val="24"/>
        </w:rPr>
        <w:t>,</w:t>
      </w:r>
      <w:r>
        <w:rPr>
          <w:rFonts w:ascii="Times New Roman" w:hAnsi="Times New Roman" w:cs="Times New Roman"/>
          <w:sz w:val="24"/>
          <w:szCs w:val="24"/>
        </w:rPr>
        <w:t xml:space="preserve"> City: </w:t>
      </w:r>
      <w:r w:rsidR="00B43D1E">
        <w:rPr>
          <w:rFonts w:ascii="Times New Roman" w:hAnsi="Times New Roman" w:cs="Times New Roman"/>
          <w:sz w:val="24"/>
          <w:szCs w:val="24"/>
        </w:rPr>
        <w:t>“</w:t>
      </w:r>
      <w:r>
        <w:rPr>
          <w:rFonts w:ascii="Times New Roman" w:hAnsi="Times New Roman" w:cs="Times New Roman"/>
          <w:sz w:val="24"/>
          <w:szCs w:val="24"/>
        </w:rPr>
        <w:t>Colombo</w:t>
      </w:r>
      <w:r w:rsidR="00B43D1E">
        <w:rPr>
          <w:rFonts w:ascii="Times New Roman" w:hAnsi="Times New Roman" w:cs="Times New Roman"/>
          <w:sz w:val="24"/>
          <w:szCs w:val="24"/>
        </w:rPr>
        <w:t>”</w:t>
      </w:r>
      <w:r>
        <w:rPr>
          <w:rFonts w:ascii="Times New Roman" w:hAnsi="Times New Roman" w:cs="Times New Roman"/>
          <w:sz w:val="24"/>
          <w:szCs w:val="24"/>
        </w:rPr>
        <w:t xml:space="preserve">, MobileNumber: </w:t>
      </w:r>
      <w:r w:rsidR="00B43D1E">
        <w:rPr>
          <w:rFonts w:ascii="Times New Roman" w:hAnsi="Times New Roman" w:cs="Times New Roman"/>
          <w:sz w:val="24"/>
          <w:szCs w:val="24"/>
        </w:rPr>
        <w:t>“</w:t>
      </w:r>
      <w:r>
        <w:rPr>
          <w:rFonts w:ascii="Times New Roman" w:hAnsi="Times New Roman" w:cs="Times New Roman"/>
          <w:sz w:val="24"/>
          <w:szCs w:val="24"/>
        </w:rPr>
        <w:t>0711584935</w:t>
      </w:r>
      <w:r w:rsidR="00B43D1E">
        <w:rPr>
          <w:rFonts w:ascii="Times New Roman" w:hAnsi="Times New Roman" w:cs="Times New Roman"/>
          <w:sz w:val="24"/>
          <w:szCs w:val="24"/>
        </w:rPr>
        <w:t>”</w:t>
      </w:r>
      <w:r>
        <w:rPr>
          <w:rFonts w:ascii="Times New Roman" w:hAnsi="Times New Roman" w:cs="Times New Roman"/>
          <w:sz w:val="24"/>
          <w:szCs w:val="24"/>
        </w:rPr>
        <w:t xml:space="preserve">, Email: </w:t>
      </w:r>
      <w:r w:rsidR="00B43D1E">
        <w:rPr>
          <w:rFonts w:ascii="Times New Roman" w:hAnsi="Times New Roman" w:cs="Times New Roman"/>
          <w:sz w:val="24"/>
          <w:szCs w:val="24"/>
        </w:rPr>
        <w:t>“</w:t>
      </w:r>
      <w:del w:id="26" w:author="Pamuditha Wickramasinha">
        <w:r>
          <w:rPr>
            <w:rFonts w:ascii="Times New Roman" w:hAnsi="Times New Roman" w:cs="Times New Roman"/>
            <w:sz w:val="24"/>
            <w:szCs w:val="24"/>
          </w:rPr>
          <w:delText>wickramasinha1219@gmail.com</w:delText>
        </w:r>
      </w:del>
      <w:ins w:id="27" w:author="Pamuditha Wickramasinha">
        <w:r w:rsidR="005C618B">
          <w:rPr>
            <w:rFonts w:ascii="Times New Roman" w:hAnsi="Times New Roman" w:cs="Times New Roman"/>
            <w:sz w:val="24"/>
            <w:szCs w:val="24"/>
          </w:rPr>
          <w:fldChar w:fldCharType="begin"/>
        </w:r>
        <w:r w:rsidR="005C618B">
          <w:rPr>
            <w:rFonts w:ascii="Times New Roman" w:hAnsi="Times New Roman" w:cs="Times New Roman"/>
            <w:sz w:val="24"/>
            <w:szCs w:val="24"/>
          </w:rPr>
          <w:instrText xml:space="preserve"> HYPERLINK "mailto:wickramasinha1219@gmail.com" </w:instrText>
        </w:r>
        <w:r w:rsidR="005C618B">
          <w:rPr>
            <w:rFonts w:ascii="Times New Roman" w:hAnsi="Times New Roman" w:cs="Times New Roman"/>
            <w:sz w:val="24"/>
            <w:szCs w:val="24"/>
          </w:rPr>
          <w:fldChar w:fldCharType="separate"/>
        </w:r>
        <w:r w:rsidR="005C618B" w:rsidRPr="00FB088D">
          <w:rPr>
            <w:rStyle w:val="Hyperlink"/>
            <w:rFonts w:ascii="Times New Roman" w:hAnsi="Times New Roman" w:cs="Times New Roman"/>
            <w:sz w:val="24"/>
            <w:szCs w:val="24"/>
          </w:rPr>
          <w:t>wickramasinha1219@gmail.com</w:t>
        </w:r>
        <w:r w:rsidR="005C618B">
          <w:rPr>
            <w:rFonts w:ascii="Times New Roman" w:hAnsi="Times New Roman" w:cs="Times New Roman"/>
            <w:sz w:val="24"/>
            <w:szCs w:val="24"/>
          </w:rPr>
          <w:fldChar w:fldCharType="end"/>
        </w:r>
      </w:ins>
      <w:r w:rsidR="00B43D1E">
        <w:rPr>
          <w:rFonts w:ascii="Times New Roman" w:hAnsi="Times New Roman" w:cs="Times New Roman"/>
          <w:sz w:val="24"/>
          <w:szCs w:val="24"/>
        </w:rPr>
        <w:t>”</w:t>
      </w:r>
      <w:ins w:id="28" w:author="Pamuditha Wickramasinha">
        <w:r w:rsidR="005C618B">
          <w:rPr>
            <w:rFonts w:ascii="Times New Roman" w:hAnsi="Times New Roman" w:cs="Times New Roman"/>
            <w:sz w:val="24"/>
            <w:szCs w:val="24"/>
          </w:rPr>
          <w:t>, PowerPlant: “1”</w:t>
        </w:r>
      </w:ins>
    </w:p>
    <w:p w14:paraId="3B8C9061" w14:textId="77777777" w:rsidR="004B5829" w:rsidRPr="002F194F" w:rsidRDefault="004B5829"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Response:</w:t>
      </w:r>
      <w:r w:rsidRPr="002F194F">
        <w:rPr>
          <w:rFonts w:ascii="Times New Roman" w:hAnsi="Times New Roman" w:cs="Times New Roman"/>
          <w:sz w:val="24"/>
          <w:szCs w:val="24"/>
        </w:rPr>
        <w:t xml:space="preserve"> Inserted successfully</w:t>
      </w:r>
    </w:p>
    <w:p w14:paraId="1A8BA811" w14:textId="0C7EC8B9" w:rsidR="004B5829" w:rsidRPr="00DE0BF5" w:rsidRDefault="004B5829"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URL:</w:t>
      </w:r>
      <w:r w:rsidRPr="002F194F">
        <w:rPr>
          <w:rFonts w:ascii="Times New Roman" w:hAnsi="Times New Roman" w:cs="Times New Roman"/>
          <w:sz w:val="24"/>
          <w:szCs w:val="24"/>
        </w:rPr>
        <w:t xml:space="preserve"> </w:t>
      </w:r>
      <w:hyperlink r:id="rId45" w:history="1">
        <w:r w:rsidRPr="00DE0BF5">
          <w:rPr>
            <w:rStyle w:val="Hyperlink"/>
            <w:rFonts w:ascii="Times New Roman" w:hAnsi="Times New Roman" w:cs="Times New Roman"/>
            <w:sz w:val="24"/>
            <w:szCs w:val="24"/>
          </w:rPr>
          <w:t>http://localhost:8080/PAF_Project_2022_GID_8/ElectroG</w:t>
        </w:r>
        <w:r w:rsidR="00DE0BF5" w:rsidRPr="00DE0BF5">
          <w:rPr>
            <w:rStyle w:val="Hyperlink"/>
            <w:rFonts w:ascii="Times New Roman" w:hAnsi="Times New Roman" w:cs="Times New Roman"/>
            <w:sz w:val="24"/>
            <w:szCs w:val="24"/>
          </w:rPr>
          <w:t xml:space="preserve">/UserAssing/Add </w:t>
        </w:r>
      </w:hyperlink>
    </w:p>
    <w:p w14:paraId="7ABB4AF2" w14:textId="77777777" w:rsidR="004B5829" w:rsidRDefault="004B5829" w:rsidP="004B5829">
      <w:pPr>
        <w:pStyle w:val="ListParagraph"/>
        <w:spacing w:line="240" w:lineRule="auto"/>
        <w:ind w:left="450"/>
        <w:rPr>
          <w:rFonts w:ascii="Times New Roman" w:hAnsi="Times New Roman" w:cs="Times New Roman"/>
          <w:sz w:val="24"/>
          <w:szCs w:val="24"/>
        </w:rPr>
      </w:pPr>
    </w:p>
    <w:p w14:paraId="7E371DA5" w14:textId="77777777" w:rsidR="004B5829" w:rsidRPr="00447D11" w:rsidRDefault="004B5829" w:rsidP="00412A83">
      <w:pPr>
        <w:pStyle w:val="ListParagraph"/>
        <w:numPr>
          <w:ilvl w:val="0"/>
          <w:numId w:val="37"/>
        </w:numPr>
        <w:rPr>
          <w:rFonts w:ascii="Times New Roman" w:hAnsi="Times New Roman" w:cs="Times New Roman"/>
          <w:b/>
          <w:bCs/>
          <w:sz w:val="24"/>
          <w:szCs w:val="24"/>
        </w:rPr>
      </w:pPr>
      <w:r w:rsidRPr="00447D11">
        <w:rPr>
          <w:rFonts w:ascii="Times New Roman" w:hAnsi="Times New Roman" w:cs="Times New Roman"/>
          <w:b/>
          <w:bCs/>
          <w:sz w:val="24"/>
          <w:szCs w:val="24"/>
        </w:rPr>
        <w:t>Update User Profile (PUT)</w:t>
      </w:r>
    </w:p>
    <w:p w14:paraId="23794D56" w14:textId="77777777" w:rsidR="004B5829" w:rsidRPr="00A13898" w:rsidRDefault="004B5829" w:rsidP="00412A83">
      <w:pPr>
        <w:pStyle w:val="ListParagraph"/>
        <w:numPr>
          <w:ilvl w:val="0"/>
          <w:numId w:val="32"/>
        </w:numPr>
        <w:rPr>
          <w:rFonts w:ascii="Times New Roman" w:hAnsi="Times New Roman" w:cs="Times New Roman"/>
          <w:sz w:val="24"/>
          <w:szCs w:val="24"/>
        </w:rPr>
      </w:pPr>
      <w:r w:rsidRPr="00447D11">
        <w:rPr>
          <w:rFonts w:ascii="Times New Roman" w:hAnsi="Times New Roman" w:cs="Times New Roman"/>
          <w:b/>
          <w:bCs/>
          <w:sz w:val="24"/>
          <w:szCs w:val="24"/>
        </w:rPr>
        <w:t>Resource:</w:t>
      </w:r>
      <w:r w:rsidRPr="00A13898">
        <w:rPr>
          <w:rFonts w:ascii="Times New Roman" w:hAnsi="Times New Roman" w:cs="Times New Roman"/>
          <w:sz w:val="24"/>
          <w:szCs w:val="24"/>
        </w:rPr>
        <w:t xml:space="preserve"> </w:t>
      </w:r>
      <w:r>
        <w:rPr>
          <w:rFonts w:ascii="Times New Roman" w:hAnsi="Times New Roman" w:cs="Times New Roman"/>
          <w:sz w:val="24"/>
          <w:szCs w:val="24"/>
        </w:rPr>
        <w:t>PowerPlant</w:t>
      </w:r>
    </w:p>
    <w:p w14:paraId="7F98A299" w14:textId="46AFBAF5" w:rsidR="004B5829" w:rsidRPr="00A13898" w:rsidRDefault="004B5829" w:rsidP="00412A83">
      <w:pPr>
        <w:pStyle w:val="ListParagraph"/>
        <w:numPr>
          <w:ilvl w:val="0"/>
          <w:numId w:val="32"/>
        </w:numPr>
        <w:rPr>
          <w:rFonts w:ascii="Times New Roman" w:hAnsi="Times New Roman" w:cs="Times New Roman"/>
          <w:sz w:val="24"/>
          <w:szCs w:val="24"/>
        </w:rPr>
      </w:pPr>
      <w:r w:rsidRPr="00447D11">
        <w:rPr>
          <w:rFonts w:ascii="Times New Roman" w:hAnsi="Times New Roman" w:cs="Times New Roman"/>
          <w:b/>
          <w:bCs/>
          <w:sz w:val="24"/>
          <w:szCs w:val="24"/>
        </w:rPr>
        <w:t>Request:</w:t>
      </w:r>
      <w:r w:rsidRPr="00A13898">
        <w:rPr>
          <w:rFonts w:ascii="Times New Roman" w:hAnsi="Times New Roman" w:cs="Times New Roman"/>
          <w:sz w:val="24"/>
          <w:szCs w:val="24"/>
        </w:rPr>
        <w:t xml:space="preserve"> </w:t>
      </w:r>
      <w:r>
        <w:rPr>
          <w:rFonts w:ascii="Times New Roman" w:hAnsi="Times New Roman" w:cs="Times New Roman"/>
          <w:sz w:val="24"/>
          <w:szCs w:val="24"/>
        </w:rPr>
        <w:t>PUT</w:t>
      </w:r>
      <w:r w:rsidRPr="00A13898">
        <w:rPr>
          <w:rFonts w:ascii="Times New Roman" w:hAnsi="Times New Roman" w:cs="Times New Roman"/>
          <w:sz w:val="24"/>
          <w:szCs w:val="24"/>
        </w:rPr>
        <w:t xml:space="preserve"> ElectroG/</w:t>
      </w:r>
      <w:r w:rsidR="005C618B" w:rsidRPr="00F66BD7">
        <w:rPr>
          <w:rFonts w:ascii="Times New Roman" w:hAnsi="Times New Roman" w:cs="Times New Roman"/>
          <w:sz w:val="24"/>
          <w:szCs w:val="24"/>
        </w:rPr>
        <w:t>UserAssing</w:t>
      </w:r>
      <w:r w:rsidR="005C618B" w:rsidRPr="00A13898">
        <w:rPr>
          <w:rFonts w:ascii="Times New Roman" w:hAnsi="Times New Roman" w:cs="Times New Roman"/>
          <w:sz w:val="24"/>
          <w:szCs w:val="24"/>
        </w:rPr>
        <w:t xml:space="preserve"> </w:t>
      </w:r>
      <w:r w:rsidRPr="00A13898">
        <w:rPr>
          <w:rFonts w:ascii="Times New Roman" w:hAnsi="Times New Roman" w:cs="Times New Roman"/>
          <w:sz w:val="24"/>
          <w:szCs w:val="24"/>
        </w:rPr>
        <w:t>/</w:t>
      </w:r>
      <w:r w:rsidRPr="003E1511">
        <w:rPr>
          <w:rFonts w:ascii="Times New Roman" w:hAnsi="Times New Roman" w:cs="Times New Roman"/>
          <w:sz w:val="24"/>
          <w:szCs w:val="24"/>
        </w:rPr>
        <w:t>Update</w:t>
      </w:r>
    </w:p>
    <w:p w14:paraId="1DA2B6EE" w14:textId="77777777" w:rsidR="004B5829" w:rsidRPr="002D0CE6" w:rsidRDefault="004B5829" w:rsidP="00412A83">
      <w:pPr>
        <w:pStyle w:val="ListParagraph"/>
        <w:numPr>
          <w:ilvl w:val="0"/>
          <w:numId w:val="32"/>
        </w:numPr>
        <w:rPr>
          <w:rFonts w:ascii="Times New Roman" w:hAnsi="Times New Roman" w:cs="Times New Roman"/>
          <w:sz w:val="24"/>
          <w:szCs w:val="24"/>
        </w:rPr>
      </w:pPr>
      <w:r w:rsidRPr="00020154">
        <w:rPr>
          <w:rFonts w:ascii="Times New Roman" w:hAnsi="Times New Roman" w:cs="Times New Roman"/>
          <w:b/>
          <w:bCs/>
          <w:noProof/>
          <w:sz w:val="24"/>
          <w:szCs w:val="24"/>
        </w:rPr>
        <mc:AlternateContent>
          <mc:Choice Requires="wps">
            <w:drawing>
              <wp:anchor distT="45720" distB="45720" distL="114300" distR="114300" simplePos="0" relativeHeight="251106816" behindDoc="0" locked="0" layoutInCell="1" allowOverlap="1" wp14:anchorId="38771EC8" wp14:editId="79676ACF">
                <wp:simplePos x="0" y="0"/>
                <wp:positionH relativeFrom="column">
                  <wp:posOffset>1171575</wp:posOffset>
                </wp:positionH>
                <wp:positionV relativeFrom="paragraph">
                  <wp:posOffset>222885</wp:posOffset>
                </wp:positionV>
                <wp:extent cx="2228850" cy="742950"/>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74295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5DB73C76" w14:textId="77777777" w:rsidR="00FA2962" w:rsidRPr="00DF0241" w:rsidRDefault="00FA2962" w:rsidP="004B5829">
                            <w:pPr>
                              <w:pStyle w:val="NoSpacing"/>
                              <w:rPr>
                                <w:rFonts w:ascii="Times New Roman" w:hAnsi="Times New Roman" w:cs="Times New Roman"/>
                                <w:sz w:val="20"/>
                                <w:szCs w:val="20"/>
                              </w:rPr>
                            </w:pPr>
                            <w:proofErr w:type="spellStart"/>
                            <w:r w:rsidRPr="00DF0241">
                              <w:rPr>
                                <w:rFonts w:ascii="Courier New" w:eastAsia="Times New Roman" w:hAnsi="Courier New" w:cs="Courier New"/>
                                <w:color w:val="A31515"/>
                                <w:sz w:val="18"/>
                                <w:szCs w:val="18"/>
                              </w:rPr>
                              <w:t>UserD</w:t>
                            </w:r>
                            <w:r>
                              <w:rPr>
                                <w:rFonts w:ascii="Courier New" w:eastAsia="Times New Roman" w:hAnsi="Courier New" w:cs="Courier New"/>
                                <w:color w:val="A31515"/>
                                <w:sz w:val="18"/>
                                <w:szCs w:val="18"/>
                              </w:rPr>
                              <w:t>ata</w:t>
                            </w:r>
                            <w:proofErr w:type="spellEnd"/>
                            <w:r w:rsidRPr="00DF0241">
                              <w:rPr>
                                <w:rFonts w:ascii="Courier New" w:eastAsia="Times New Roman" w:hAnsi="Courier New" w:cs="Courier New"/>
                                <w:color w:val="000000"/>
                                <w:sz w:val="18"/>
                                <w:szCs w:val="18"/>
                              </w:rPr>
                              <w:t xml:space="preserve"> {</w:t>
                            </w:r>
                          </w:p>
                          <w:p w14:paraId="59976E7B" w14:textId="77777777" w:rsidR="00FA2962" w:rsidRPr="00DF0241" w:rsidRDefault="00FA2962" w:rsidP="004B5829">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"UserID"</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"P1_05"</w:t>
                            </w:r>
                            <w:r w:rsidRPr="00DF0241">
                              <w:rPr>
                                <w:rFonts w:ascii="Courier New" w:eastAsia="Times New Roman" w:hAnsi="Courier New" w:cs="Courier New"/>
                                <w:color w:val="000000"/>
                                <w:sz w:val="18"/>
                                <w:szCs w:val="18"/>
                              </w:rPr>
                              <w:t>,</w:t>
                            </w:r>
                          </w:p>
                          <w:p w14:paraId="421A3463" w14:textId="7A4DC133" w:rsidR="00FA2962" w:rsidRPr="00DF0241" w:rsidRDefault="00FA2962" w:rsidP="004B5829">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w:t>
                            </w:r>
                            <w:r>
                              <w:rPr>
                                <w:rFonts w:ascii="Courier New" w:eastAsia="Times New Roman" w:hAnsi="Courier New" w:cs="Courier New"/>
                                <w:color w:val="A31515"/>
                                <w:sz w:val="18"/>
                                <w:szCs w:val="18"/>
                              </w:rPr>
                              <w:t>PowerPlant</w:t>
                            </w:r>
                            <w:r w:rsidRPr="00DF0241">
                              <w:rPr>
                                <w:rFonts w:ascii="Courier New" w:eastAsia="Times New Roman" w:hAnsi="Courier New" w:cs="Courier New"/>
                                <w:color w:val="A31515"/>
                                <w:sz w:val="18"/>
                                <w:szCs w:val="18"/>
                              </w:rPr>
                              <w:t>"</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1</w:t>
                            </w:r>
                            <w:r w:rsidRPr="00DF0241">
                              <w:rPr>
                                <w:rFonts w:ascii="Courier New" w:eastAsia="Times New Roman" w:hAnsi="Courier New" w:cs="Courier New"/>
                                <w:color w:val="0451A5"/>
                                <w:sz w:val="18"/>
                                <w:szCs w:val="18"/>
                              </w:rPr>
                              <w:t>"</w:t>
                            </w:r>
                          </w:p>
                          <w:p w14:paraId="02589335" w14:textId="77777777" w:rsidR="00FA2962" w:rsidRPr="00FD27F3" w:rsidRDefault="00FA2962" w:rsidP="004B5829">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71EC8" id="_x0000_s1074" type="#_x0000_t202" style="position:absolute;left:0;text-align:left;margin-left:92.25pt;margin-top:17.55pt;width:175.5pt;height:58.5pt;z-index:25110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" fillcolor="white [3201]" stroked="f" strokeweight="1pt">
                <v:textbox>
                  <w:txbxContent>
                    <w:p w14:paraId="5DB73C76" w14:textId="77777777" w:rsidR="00FA2962" w:rsidRPr="00DF0241" w:rsidRDefault="00FA2962" w:rsidP="004B5829">
                      <w:pPr>
                        <w:pStyle w:val="NoSpacing"/>
                        <w:rPr>
                          <w:rFonts w:ascii="Times New Roman" w:hAnsi="Times New Roman" w:cs="Times New Roman"/>
                          <w:sz w:val="20"/>
                          <w:szCs w:val="20"/>
                        </w:rPr>
                      </w:pPr>
                      <w:proofErr w:type="spellStart"/>
                      <w:r w:rsidRPr="00DF0241">
                        <w:rPr>
                          <w:rFonts w:ascii="Courier New" w:eastAsia="Times New Roman" w:hAnsi="Courier New" w:cs="Courier New"/>
                          <w:color w:val="A31515"/>
                          <w:sz w:val="18"/>
                          <w:szCs w:val="18"/>
                        </w:rPr>
                        <w:t>UserD</w:t>
                      </w:r>
                      <w:r>
                        <w:rPr>
                          <w:rFonts w:ascii="Courier New" w:eastAsia="Times New Roman" w:hAnsi="Courier New" w:cs="Courier New"/>
                          <w:color w:val="A31515"/>
                          <w:sz w:val="18"/>
                          <w:szCs w:val="18"/>
                        </w:rPr>
                        <w:t>ata</w:t>
                      </w:r>
                      <w:proofErr w:type="spellEnd"/>
                      <w:r w:rsidRPr="00DF0241">
                        <w:rPr>
                          <w:rFonts w:ascii="Courier New" w:eastAsia="Times New Roman" w:hAnsi="Courier New" w:cs="Courier New"/>
                          <w:color w:val="000000"/>
                          <w:sz w:val="18"/>
                          <w:szCs w:val="18"/>
                        </w:rPr>
                        <w:t xml:space="preserve"> {</w:t>
                      </w:r>
                    </w:p>
                    <w:p w14:paraId="59976E7B" w14:textId="77777777" w:rsidR="00FA2962" w:rsidRPr="00DF0241" w:rsidRDefault="00FA2962" w:rsidP="004B5829">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"UserID"</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"P1_05"</w:t>
                      </w:r>
                      <w:r w:rsidRPr="00DF0241">
                        <w:rPr>
                          <w:rFonts w:ascii="Courier New" w:eastAsia="Times New Roman" w:hAnsi="Courier New" w:cs="Courier New"/>
                          <w:color w:val="000000"/>
                          <w:sz w:val="18"/>
                          <w:szCs w:val="18"/>
                        </w:rPr>
                        <w:t>,</w:t>
                      </w:r>
                    </w:p>
                    <w:p w14:paraId="421A3463" w14:textId="7A4DC133" w:rsidR="00FA2962" w:rsidRPr="00DF0241" w:rsidRDefault="00FA2962" w:rsidP="004B5829">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w:t>
                      </w:r>
                      <w:r>
                        <w:rPr>
                          <w:rFonts w:ascii="Courier New" w:eastAsia="Times New Roman" w:hAnsi="Courier New" w:cs="Courier New"/>
                          <w:color w:val="A31515"/>
                          <w:sz w:val="18"/>
                          <w:szCs w:val="18"/>
                        </w:rPr>
                        <w:t>PowerPlant</w:t>
                      </w:r>
                      <w:r w:rsidRPr="00DF0241">
                        <w:rPr>
                          <w:rFonts w:ascii="Courier New" w:eastAsia="Times New Roman" w:hAnsi="Courier New" w:cs="Courier New"/>
                          <w:color w:val="A31515"/>
                          <w:sz w:val="18"/>
                          <w:szCs w:val="18"/>
                        </w:rPr>
                        <w:t>"</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1</w:t>
                      </w:r>
                      <w:r w:rsidRPr="00DF0241">
                        <w:rPr>
                          <w:rFonts w:ascii="Courier New" w:eastAsia="Times New Roman" w:hAnsi="Courier New" w:cs="Courier New"/>
                          <w:color w:val="0451A5"/>
                          <w:sz w:val="18"/>
                          <w:szCs w:val="18"/>
                        </w:rPr>
                        <w:t>"</w:t>
                      </w:r>
                    </w:p>
                    <w:p w14:paraId="02589335" w14:textId="77777777" w:rsidR="00FA2962" w:rsidRPr="00FD27F3" w:rsidRDefault="00FA2962" w:rsidP="004B5829">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w:t>
                      </w:r>
                    </w:p>
                  </w:txbxContent>
                </v:textbox>
                <w10:wrap type="topAndBottom"/>
              </v:shape>
            </w:pict>
          </mc:Fallback>
        </mc:AlternateContent>
      </w:r>
      <w:r w:rsidRPr="00447D11">
        <w:rPr>
          <w:rFonts w:ascii="Times New Roman" w:hAnsi="Times New Roman" w:cs="Times New Roman"/>
          <w:b/>
          <w:bCs/>
          <w:sz w:val="24"/>
          <w:szCs w:val="24"/>
        </w:rPr>
        <w:t>Media:</w:t>
      </w:r>
      <w:r w:rsidRPr="00A13898">
        <w:rPr>
          <w:rFonts w:ascii="Times New Roman" w:hAnsi="Times New Roman" w:cs="Times New Roman"/>
          <w:sz w:val="24"/>
          <w:szCs w:val="24"/>
        </w:rPr>
        <w:t xml:space="preserve"> </w:t>
      </w:r>
      <w:r w:rsidRPr="00EF0787">
        <w:rPr>
          <w:rFonts w:ascii="Times New Roman" w:hAnsi="Times New Roman" w:cs="Times New Roman"/>
          <w:sz w:val="24"/>
          <w:szCs w:val="24"/>
        </w:rPr>
        <w:t>Form data – Application JSON</w:t>
      </w:r>
    </w:p>
    <w:p w14:paraId="065078F2" w14:textId="4856510A" w:rsidR="004B5829" w:rsidRPr="00B74CAE" w:rsidRDefault="004B5829" w:rsidP="00412A83">
      <w:pPr>
        <w:pStyle w:val="ListParagraph"/>
        <w:numPr>
          <w:ilvl w:val="0"/>
          <w:numId w:val="32"/>
        </w:numPr>
        <w:rPr>
          <w:rFonts w:ascii="Times New Roman" w:hAnsi="Times New Roman" w:cs="Times New Roman"/>
          <w:sz w:val="24"/>
          <w:szCs w:val="24"/>
        </w:rPr>
      </w:pPr>
      <w:r w:rsidRPr="00B74CAE">
        <w:rPr>
          <w:rFonts w:ascii="Times New Roman" w:hAnsi="Times New Roman" w:cs="Times New Roman"/>
          <w:b/>
          <w:bCs/>
          <w:sz w:val="24"/>
          <w:szCs w:val="24"/>
        </w:rPr>
        <w:t>Response:</w:t>
      </w:r>
      <w:r w:rsidRPr="00B74CAE">
        <w:rPr>
          <w:rFonts w:ascii="Times New Roman" w:hAnsi="Times New Roman" w:cs="Times New Roman"/>
          <w:sz w:val="24"/>
          <w:szCs w:val="24"/>
        </w:rPr>
        <w:t xml:space="preserve"> </w:t>
      </w:r>
      <w:r w:rsidR="007A7542">
        <w:rPr>
          <w:rFonts w:ascii="Times New Roman" w:hAnsi="Times New Roman" w:cs="Times New Roman"/>
          <w:sz w:val="24"/>
          <w:szCs w:val="24"/>
        </w:rPr>
        <w:t>Update</w:t>
      </w:r>
      <w:r w:rsidRPr="00B74CAE">
        <w:rPr>
          <w:rFonts w:ascii="Times New Roman" w:hAnsi="Times New Roman" w:cs="Times New Roman"/>
          <w:sz w:val="24"/>
          <w:szCs w:val="24"/>
        </w:rPr>
        <w:t xml:space="preserve"> successfully </w:t>
      </w:r>
    </w:p>
    <w:p w14:paraId="583C7D08" w14:textId="65077D8C" w:rsidR="004B5829" w:rsidRPr="00B74CAE" w:rsidRDefault="004B5829" w:rsidP="00412A83">
      <w:pPr>
        <w:pStyle w:val="ListParagraph"/>
        <w:numPr>
          <w:ilvl w:val="0"/>
          <w:numId w:val="32"/>
        </w:numPr>
        <w:rPr>
          <w:rFonts w:ascii="Times New Roman" w:hAnsi="Times New Roman" w:cs="Times New Roman"/>
          <w:sz w:val="24"/>
          <w:szCs w:val="24"/>
        </w:rPr>
      </w:pPr>
      <w:r w:rsidRPr="00B74CAE">
        <w:rPr>
          <w:rFonts w:ascii="Times New Roman" w:hAnsi="Times New Roman" w:cs="Times New Roman"/>
          <w:b/>
          <w:bCs/>
          <w:sz w:val="24"/>
          <w:szCs w:val="24"/>
        </w:rPr>
        <w:t>URL:</w:t>
      </w:r>
      <w:r w:rsidRPr="00B74CAE">
        <w:rPr>
          <w:rFonts w:ascii="Times New Roman" w:hAnsi="Times New Roman" w:cs="Times New Roman"/>
          <w:sz w:val="24"/>
          <w:szCs w:val="24"/>
        </w:rPr>
        <w:t xml:space="preserve"> </w:t>
      </w:r>
      <w:hyperlink r:id="rId46" w:history="1">
        <w:r w:rsidR="005C618B" w:rsidRPr="00FB088D">
          <w:rPr>
            <w:rStyle w:val="Hyperlink"/>
            <w:rFonts w:ascii="Times New Roman" w:hAnsi="Times New Roman" w:cs="Times New Roman"/>
            <w:sz w:val="24"/>
            <w:szCs w:val="24"/>
          </w:rPr>
          <w:t>http://localhost:8080/PAF_Project_2022_GID_8/ElectroG/UserAssing /Update</w:t>
        </w:r>
      </w:hyperlink>
    </w:p>
    <w:p w14:paraId="239580B0" w14:textId="77777777" w:rsidR="004B5829" w:rsidRPr="00B74CAE" w:rsidRDefault="004B5829" w:rsidP="00412A83">
      <w:pPr>
        <w:pStyle w:val="ListParagraph"/>
        <w:numPr>
          <w:ilvl w:val="0"/>
          <w:numId w:val="37"/>
        </w:numPr>
        <w:rPr>
          <w:rFonts w:ascii="Times New Roman" w:hAnsi="Times New Roman" w:cs="Times New Roman"/>
          <w:b/>
          <w:bCs/>
          <w:sz w:val="24"/>
          <w:szCs w:val="24"/>
        </w:rPr>
      </w:pPr>
      <w:r w:rsidRPr="00B74CAE">
        <w:rPr>
          <w:rFonts w:ascii="Times New Roman" w:hAnsi="Times New Roman" w:cs="Times New Roman"/>
          <w:b/>
          <w:bCs/>
          <w:sz w:val="24"/>
          <w:szCs w:val="24"/>
        </w:rPr>
        <w:t>View User</w:t>
      </w:r>
      <w:r>
        <w:rPr>
          <w:rFonts w:ascii="Times New Roman" w:hAnsi="Times New Roman" w:cs="Times New Roman"/>
          <w:b/>
          <w:bCs/>
          <w:sz w:val="24"/>
          <w:szCs w:val="24"/>
        </w:rPr>
        <w:t xml:space="preserve"> Profile</w:t>
      </w:r>
      <w:r w:rsidRPr="00B74CAE">
        <w:rPr>
          <w:rFonts w:ascii="Times New Roman" w:hAnsi="Times New Roman" w:cs="Times New Roman"/>
          <w:b/>
          <w:bCs/>
          <w:sz w:val="24"/>
          <w:szCs w:val="24"/>
        </w:rPr>
        <w:t xml:space="preserve"> (GET)</w:t>
      </w:r>
    </w:p>
    <w:p w14:paraId="39769F2D" w14:textId="3F5A33A0" w:rsidR="004B5829" w:rsidRPr="00447931" w:rsidRDefault="004B5829" w:rsidP="00412A83">
      <w:pPr>
        <w:pStyle w:val="ListParagraph"/>
        <w:numPr>
          <w:ilvl w:val="0"/>
          <w:numId w:val="33"/>
        </w:numPr>
        <w:rPr>
          <w:rFonts w:ascii="Times New Roman" w:hAnsi="Times New Roman" w:cs="Times New Roman"/>
          <w:sz w:val="24"/>
          <w:szCs w:val="24"/>
        </w:rPr>
      </w:pPr>
      <w:r w:rsidRPr="00583FEE">
        <w:rPr>
          <w:rFonts w:ascii="Times New Roman" w:hAnsi="Times New Roman" w:cs="Times New Roman"/>
          <w:b/>
          <w:bCs/>
          <w:sz w:val="24"/>
          <w:szCs w:val="24"/>
        </w:rPr>
        <w:t>Resource:</w:t>
      </w:r>
      <w:r>
        <w:rPr>
          <w:rFonts w:ascii="Times New Roman" w:hAnsi="Times New Roman" w:cs="Times New Roman"/>
          <w:sz w:val="24"/>
          <w:szCs w:val="24"/>
        </w:rPr>
        <w:t xml:space="preserve"> </w:t>
      </w:r>
      <w:r w:rsidR="005C618B">
        <w:rPr>
          <w:rFonts w:ascii="Times New Roman" w:hAnsi="Times New Roman" w:cs="Times New Roman"/>
          <w:sz w:val="24"/>
          <w:szCs w:val="24"/>
        </w:rPr>
        <w:t>Customers</w:t>
      </w:r>
    </w:p>
    <w:p w14:paraId="16C566E1" w14:textId="295840FF" w:rsidR="004B5829" w:rsidRPr="00447931" w:rsidRDefault="004B5829" w:rsidP="00412A83">
      <w:pPr>
        <w:pStyle w:val="ListParagraph"/>
        <w:numPr>
          <w:ilvl w:val="0"/>
          <w:numId w:val="33"/>
        </w:numPr>
        <w:rPr>
          <w:rFonts w:ascii="Times New Roman" w:hAnsi="Times New Roman" w:cs="Times New Roman"/>
          <w:sz w:val="24"/>
          <w:szCs w:val="24"/>
        </w:rPr>
      </w:pPr>
      <w:r w:rsidRPr="00583FEE">
        <w:rPr>
          <w:rFonts w:ascii="Times New Roman" w:hAnsi="Times New Roman" w:cs="Times New Roman"/>
          <w:b/>
          <w:bCs/>
          <w:sz w:val="24"/>
          <w:szCs w:val="24"/>
        </w:rPr>
        <w:lastRenderedPageBreak/>
        <w:t>Request:</w:t>
      </w:r>
      <w:r w:rsidRPr="00447931">
        <w:rPr>
          <w:rFonts w:ascii="Times New Roman" w:hAnsi="Times New Roman" w:cs="Times New Roman"/>
          <w:sz w:val="24"/>
          <w:szCs w:val="24"/>
        </w:rPr>
        <w:t xml:space="preserve"> GET </w:t>
      </w:r>
      <w:r w:rsidRPr="00A13898">
        <w:rPr>
          <w:rFonts w:ascii="Times New Roman" w:hAnsi="Times New Roman" w:cs="Times New Roman"/>
          <w:sz w:val="24"/>
          <w:szCs w:val="24"/>
        </w:rPr>
        <w:t>ElectroG/</w:t>
      </w:r>
      <w:r w:rsidR="00124E71" w:rsidRPr="00F66BD7">
        <w:rPr>
          <w:rFonts w:ascii="Times New Roman" w:hAnsi="Times New Roman" w:cs="Times New Roman"/>
          <w:sz w:val="24"/>
          <w:szCs w:val="24"/>
        </w:rPr>
        <w:t>UserAssing</w:t>
      </w:r>
      <w:r w:rsidRPr="00A13898">
        <w:rPr>
          <w:rFonts w:ascii="Times New Roman" w:hAnsi="Times New Roman" w:cs="Times New Roman"/>
          <w:sz w:val="24"/>
          <w:szCs w:val="24"/>
        </w:rPr>
        <w:t>/</w:t>
      </w:r>
      <w:r w:rsidR="00124E71">
        <w:rPr>
          <w:rFonts w:ascii="Times New Roman" w:hAnsi="Times New Roman" w:cs="Times New Roman"/>
          <w:sz w:val="24"/>
          <w:szCs w:val="24"/>
        </w:rPr>
        <w:t>Pending</w:t>
      </w:r>
    </w:p>
    <w:p w14:paraId="2E087DF0" w14:textId="77777777" w:rsidR="004B5829" w:rsidRPr="00447931" w:rsidRDefault="004B5829"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Media:</w:t>
      </w:r>
      <w:r>
        <w:rPr>
          <w:rFonts w:ascii="Times New Roman" w:hAnsi="Times New Roman" w:cs="Times New Roman"/>
          <w:sz w:val="24"/>
          <w:szCs w:val="24"/>
        </w:rPr>
        <w:t xml:space="preserve"> </w:t>
      </w:r>
      <w:r w:rsidRPr="00447931">
        <w:rPr>
          <w:rFonts w:ascii="Times New Roman" w:hAnsi="Times New Roman" w:cs="Times New Roman"/>
          <w:sz w:val="24"/>
          <w:szCs w:val="24"/>
        </w:rPr>
        <w:t>Form Data</w:t>
      </w:r>
    </w:p>
    <w:p w14:paraId="16D41C82" w14:textId="77777777" w:rsidR="004B5829" w:rsidRPr="00447931" w:rsidRDefault="004B5829"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Response:</w:t>
      </w:r>
      <w:r>
        <w:rPr>
          <w:rFonts w:ascii="Times New Roman" w:hAnsi="Times New Roman" w:cs="Times New Roman"/>
          <w:sz w:val="24"/>
          <w:szCs w:val="24"/>
        </w:rPr>
        <w:t xml:space="preserve"> </w:t>
      </w:r>
      <w:r w:rsidRPr="00447931">
        <w:rPr>
          <w:rFonts w:ascii="Times New Roman" w:hAnsi="Times New Roman" w:cs="Times New Roman"/>
          <w:sz w:val="24"/>
          <w:szCs w:val="24"/>
        </w:rPr>
        <w:t>HTML table with all attributes in the User table</w:t>
      </w:r>
    </w:p>
    <w:p w14:paraId="6256632B" w14:textId="02A9F8CD" w:rsidR="004B5829" w:rsidRDefault="004B5829"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URL:</w:t>
      </w:r>
      <w:r w:rsidRPr="00447931">
        <w:rPr>
          <w:rFonts w:ascii="Times New Roman" w:hAnsi="Times New Roman" w:cs="Times New Roman"/>
          <w:sz w:val="24"/>
          <w:szCs w:val="24"/>
        </w:rPr>
        <w:t xml:space="preserve"> </w:t>
      </w:r>
      <w:hyperlink r:id="rId47" w:history="1">
        <w:r w:rsidR="00124E71" w:rsidRPr="00FB088D">
          <w:rPr>
            <w:rStyle w:val="Hyperlink"/>
            <w:rFonts w:ascii="Times New Roman" w:hAnsi="Times New Roman" w:cs="Times New Roman"/>
            <w:sz w:val="24"/>
            <w:szCs w:val="24"/>
          </w:rPr>
          <w:t>http://localhost:8080/PAF_Project_2022_GID_8/ElectroG/UserAssing/Pending</w:t>
        </w:r>
      </w:hyperlink>
    </w:p>
    <w:p w14:paraId="27274E73" w14:textId="77777777" w:rsidR="004B5829" w:rsidRPr="00447931" w:rsidRDefault="004B5829" w:rsidP="004B5829">
      <w:pPr>
        <w:pStyle w:val="ListParagraph"/>
        <w:ind w:left="990"/>
        <w:rPr>
          <w:rFonts w:ascii="Times New Roman" w:hAnsi="Times New Roman" w:cs="Times New Roman"/>
          <w:sz w:val="24"/>
          <w:szCs w:val="24"/>
        </w:rPr>
      </w:pPr>
    </w:p>
    <w:p w14:paraId="29F965D9" w14:textId="77777777" w:rsidR="004B5829" w:rsidRPr="00F83D4B" w:rsidRDefault="004B5829" w:rsidP="00412A83">
      <w:pPr>
        <w:pStyle w:val="ListParagraph"/>
        <w:numPr>
          <w:ilvl w:val="0"/>
          <w:numId w:val="37"/>
        </w:numPr>
        <w:rPr>
          <w:rFonts w:ascii="Times New Roman" w:hAnsi="Times New Roman" w:cs="Times New Roman"/>
          <w:b/>
          <w:bCs/>
          <w:sz w:val="24"/>
          <w:szCs w:val="24"/>
        </w:rPr>
      </w:pPr>
      <w:r w:rsidRPr="00F83D4B">
        <w:rPr>
          <w:rFonts w:ascii="Times New Roman" w:hAnsi="Times New Roman" w:cs="Times New Roman"/>
          <w:b/>
          <w:bCs/>
          <w:sz w:val="24"/>
          <w:szCs w:val="24"/>
        </w:rPr>
        <w:t>Delete User Profile (DELETE)</w:t>
      </w:r>
    </w:p>
    <w:p w14:paraId="5FC50807" w14:textId="2F6ECBDE" w:rsidR="004B5829" w:rsidRPr="00447931" w:rsidRDefault="004B5829" w:rsidP="00412A83">
      <w:pPr>
        <w:pStyle w:val="ListParagraph"/>
        <w:numPr>
          <w:ilvl w:val="0"/>
          <w:numId w:val="33"/>
        </w:numPr>
        <w:rPr>
          <w:rFonts w:ascii="Times New Roman" w:hAnsi="Times New Roman" w:cs="Times New Roman"/>
          <w:sz w:val="24"/>
          <w:szCs w:val="24"/>
        </w:rPr>
      </w:pPr>
      <w:r w:rsidRPr="00F83D4B">
        <w:rPr>
          <w:rFonts w:ascii="Times New Roman" w:hAnsi="Times New Roman" w:cs="Times New Roman"/>
          <w:b/>
          <w:bCs/>
          <w:sz w:val="24"/>
          <w:szCs w:val="24"/>
        </w:rPr>
        <w:t>Resource:</w:t>
      </w:r>
      <w:r w:rsidRPr="00447931">
        <w:rPr>
          <w:rFonts w:ascii="Times New Roman" w:hAnsi="Times New Roman" w:cs="Times New Roman"/>
          <w:sz w:val="24"/>
          <w:szCs w:val="24"/>
        </w:rPr>
        <w:t xml:space="preserve"> </w:t>
      </w:r>
      <w:r w:rsidR="00124E71">
        <w:rPr>
          <w:rFonts w:ascii="Times New Roman" w:hAnsi="Times New Roman" w:cs="Times New Roman"/>
          <w:sz w:val="24"/>
          <w:szCs w:val="24"/>
        </w:rPr>
        <w:t>Customers</w:t>
      </w:r>
    </w:p>
    <w:p w14:paraId="24D1D859" w14:textId="77777777" w:rsidR="004B5829" w:rsidRPr="00447931" w:rsidRDefault="004B5829" w:rsidP="00412A83">
      <w:pPr>
        <w:pStyle w:val="ListParagraph"/>
        <w:numPr>
          <w:ilvl w:val="0"/>
          <w:numId w:val="33"/>
        </w:numPr>
        <w:rPr>
          <w:rFonts w:ascii="Times New Roman" w:hAnsi="Times New Roman" w:cs="Times New Roman"/>
          <w:sz w:val="24"/>
          <w:szCs w:val="24"/>
        </w:rPr>
      </w:pPr>
      <w:r w:rsidRPr="00020154">
        <w:rPr>
          <w:rFonts w:ascii="Times New Roman" w:hAnsi="Times New Roman" w:cs="Times New Roman"/>
          <w:b/>
          <w:bCs/>
          <w:noProof/>
          <w:sz w:val="24"/>
          <w:szCs w:val="24"/>
        </w:rPr>
        <mc:AlternateContent>
          <mc:Choice Requires="wps">
            <w:drawing>
              <wp:anchor distT="45720" distB="45720" distL="114300" distR="114300" simplePos="0" relativeHeight="251110912" behindDoc="0" locked="0" layoutInCell="1" allowOverlap="1" wp14:anchorId="7EB1A45B" wp14:editId="7FFB3037">
                <wp:simplePos x="0" y="0"/>
                <wp:positionH relativeFrom="column">
                  <wp:posOffset>1100455</wp:posOffset>
                </wp:positionH>
                <wp:positionV relativeFrom="paragraph">
                  <wp:posOffset>414020</wp:posOffset>
                </wp:positionV>
                <wp:extent cx="2091055" cy="617855"/>
                <wp:effectExtent l="0" t="0" r="4445"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61785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6CFE607E" w14:textId="49E02835" w:rsidR="00FA2962" w:rsidRPr="009F3313" w:rsidRDefault="00FA2962" w:rsidP="004B5829">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75C8A400" w14:textId="77777777" w:rsidR="00FA2962" w:rsidRPr="009F3313" w:rsidRDefault="00FA2962" w:rsidP="004B5829">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2D48994D" w14:textId="3FA24EFB" w:rsidR="00FA2962" w:rsidRPr="009F3313" w:rsidRDefault="00FA2962" w:rsidP="004B5829">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552DD7D8" w14:textId="77777777" w:rsidR="00FA2962" w:rsidRPr="00FD27F3" w:rsidRDefault="00FA2962" w:rsidP="004B5829">
                            <w:pPr>
                              <w:shd w:val="clear" w:color="auto" w:fill="FFFFFE"/>
                              <w:spacing w:after="0" w:line="270" w:lineRule="atLeast"/>
                              <w:rPr>
                                <w:rFonts w:ascii="Courier New" w:eastAsia="Times New Roman" w:hAnsi="Courier New" w:cs="Courier New"/>
                                <w:color w:val="00000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1A45B" id="_x0000_s1075" type="#_x0000_t202" style="position:absolute;left:0;text-align:left;margin-left:86.65pt;margin-top:32.6pt;width:164.65pt;height:48.65pt;z-index:25111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" fillcolor="white [3201]" stroked="f" strokeweight="1pt">
                <v:textbox>
                  <w:txbxContent>
                    <w:p w14:paraId="6CFE607E" w14:textId="49E02835" w:rsidR="00FA2962" w:rsidRPr="009F3313" w:rsidRDefault="00FA2962" w:rsidP="004B5829">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75C8A400" w14:textId="77777777" w:rsidR="00FA2962" w:rsidRPr="009F3313" w:rsidRDefault="00FA2962" w:rsidP="004B5829">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2D48994D" w14:textId="3FA24EFB" w:rsidR="00FA2962" w:rsidRPr="009F3313" w:rsidRDefault="00FA2962" w:rsidP="004B5829">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552DD7D8" w14:textId="77777777" w:rsidR="00FA2962" w:rsidRPr="00FD27F3" w:rsidRDefault="00FA2962" w:rsidP="004B5829">
                      <w:pPr>
                        <w:shd w:val="clear" w:color="auto" w:fill="FFFFFE"/>
                        <w:spacing w:after="0" w:line="270" w:lineRule="atLeast"/>
                        <w:rPr>
                          <w:rFonts w:ascii="Courier New" w:eastAsia="Times New Roman" w:hAnsi="Courier New" w:cs="Courier New"/>
                          <w:color w:val="000000"/>
                          <w:sz w:val="18"/>
                          <w:szCs w:val="18"/>
                        </w:rPr>
                      </w:pPr>
                    </w:p>
                  </w:txbxContent>
                </v:textbox>
                <w10:wrap type="topAndBottom"/>
              </v:shape>
            </w:pict>
          </mc:Fallback>
        </mc:AlternateContent>
      </w:r>
      <w:r w:rsidRPr="00F83D4B">
        <w:rPr>
          <w:rFonts w:ascii="Times New Roman" w:hAnsi="Times New Roman" w:cs="Times New Roman"/>
          <w:b/>
          <w:bCs/>
          <w:sz w:val="24"/>
          <w:szCs w:val="24"/>
        </w:rPr>
        <w:t>Request:</w:t>
      </w:r>
      <w:r w:rsidRPr="00447931">
        <w:rPr>
          <w:rFonts w:ascii="Times New Roman" w:hAnsi="Times New Roman" w:cs="Times New Roman"/>
          <w:sz w:val="24"/>
          <w:szCs w:val="24"/>
        </w:rPr>
        <w:t xml:space="preserve"> DELETE</w:t>
      </w:r>
    </w:p>
    <w:p w14:paraId="2165A613" w14:textId="77777777" w:rsidR="004B5829" w:rsidRPr="00447931" w:rsidRDefault="004B5829" w:rsidP="00412A83">
      <w:pPr>
        <w:pStyle w:val="ListParagraph"/>
        <w:numPr>
          <w:ilvl w:val="0"/>
          <w:numId w:val="33"/>
        </w:numPr>
        <w:rPr>
          <w:rFonts w:ascii="Times New Roman" w:hAnsi="Times New Roman" w:cs="Times New Roman"/>
          <w:sz w:val="24"/>
          <w:szCs w:val="24"/>
        </w:rPr>
      </w:pPr>
      <w:r w:rsidRPr="00F83D4B">
        <w:rPr>
          <w:rFonts w:ascii="Times New Roman" w:hAnsi="Times New Roman" w:cs="Times New Roman"/>
          <w:b/>
          <w:bCs/>
          <w:sz w:val="24"/>
          <w:szCs w:val="24"/>
        </w:rPr>
        <w:t>Media:</w:t>
      </w:r>
      <w:r w:rsidRPr="00447931">
        <w:rPr>
          <w:rFonts w:ascii="Times New Roman" w:hAnsi="Times New Roman" w:cs="Times New Roman"/>
          <w:sz w:val="24"/>
          <w:szCs w:val="24"/>
        </w:rPr>
        <w:t xml:space="preserve"> Application XML</w:t>
      </w:r>
    </w:p>
    <w:p w14:paraId="53A0F547" w14:textId="77777777" w:rsidR="004B5829" w:rsidRPr="009F3313" w:rsidRDefault="004B5829" w:rsidP="00412A83">
      <w:pPr>
        <w:pStyle w:val="ListParagraph"/>
        <w:numPr>
          <w:ilvl w:val="0"/>
          <w:numId w:val="33"/>
        </w:numPr>
        <w:rPr>
          <w:rFonts w:ascii="Times New Roman" w:hAnsi="Times New Roman" w:cs="Times New Roman"/>
          <w:sz w:val="24"/>
          <w:szCs w:val="24"/>
        </w:rPr>
      </w:pPr>
      <w:r w:rsidRPr="009F3313">
        <w:rPr>
          <w:rFonts w:ascii="Times New Roman" w:hAnsi="Times New Roman" w:cs="Times New Roman"/>
          <w:b/>
          <w:bCs/>
          <w:sz w:val="24"/>
          <w:szCs w:val="24"/>
        </w:rPr>
        <w:t>Response:</w:t>
      </w:r>
      <w:r w:rsidRPr="009F3313">
        <w:rPr>
          <w:rFonts w:ascii="Times New Roman" w:hAnsi="Times New Roman" w:cs="Times New Roman"/>
          <w:sz w:val="24"/>
          <w:szCs w:val="24"/>
        </w:rPr>
        <w:t xml:space="preserve"> Deleted successfully</w:t>
      </w:r>
    </w:p>
    <w:p w14:paraId="43EDC6BA" w14:textId="27BCBB6A" w:rsidR="00124E71" w:rsidRDefault="004B5829" w:rsidP="00412A83">
      <w:pPr>
        <w:pStyle w:val="ListParagraph"/>
        <w:numPr>
          <w:ilvl w:val="0"/>
          <w:numId w:val="33"/>
        </w:numPr>
        <w:rPr>
          <w:rFonts w:ascii="Times New Roman" w:hAnsi="Times New Roman" w:cs="Times New Roman"/>
          <w:sz w:val="24"/>
          <w:szCs w:val="24"/>
        </w:rPr>
      </w:pPr>
      <w:r w:rsidRPr="009F3313">
        <w:rPr>
          <w:rFonts w:ascii="Times New Roman" w:hAnsi="Times New Roman" w:cs="Times New Roman"/>
          <w:b/>
          <w:bCs/>
          <w:sz w:val="24"/>
          <w:szCs w:val="24"/>
        </w:rPr>
        <w:t>URL:</w:t>
      </w:r>
      <w:r>
        <w:rPr>
          <w:rFonts w:ascii="Times New Roman" w:hAnsi="Times New Roman" w:cs="Times New Roman"/>
          <w:sz w:val="24"/>
          <w:szCs w:val="24"/>
        </w:rPr>
        <w:t xml:space="preserve"> </w:t>
      </w:r>
      <w:hyperlink r:id="rId48" w:history="1">
        <w:r w:rsidR="00124E71" w:rsidRPr="00FB088D">
          <w:rPr>
            <w:rStyle w:val="Hyperlink"/>
            <w:rFonts w:ascii="Times New Roman" w:hAnsi="Times New Roman" w:cs="Times New Roman"/>
            <w:sz w:val="24"/>
            <w:szCs w:val="24"/>
          </w:rPr>
          <w:t>http://localhost:8080/PAF_Project_2022_GID_8/ElectroG/UserAssing/Delete</w:t>
        </w:r>
      </w:hyperlink>
    </w:p>
    <w:p w14:paraId="0E6E8669" w14:textId="77777777" w:rsidR="00B43D1E" w:rsidRPr="00B43D1E" w:rsidRDefault="00B43D1E" w:rsidP="00B43D1E">
      <w:pPr>
        <w:pStyle w:val="ListParagraph"/>
        <w:ind w:left="990"/>
        <w:rPr>
          <w:rFonts w:ascii="Times New Roman" w:hAnsi="Times New Roman" w:cs="Times New Roman"/>
          <w:sz w:val="24"/>
          <w:szCs w:val="24"/>
        </w:rPr>
      </w:pPr>
    </w:p>
    <w:p w14:paraId="3CA87615" w14:textId="34C2FE5C" w:rsidR="00B0755A" w:rsidRDefault="00B0755A" w:rsidP="00412A83">
      <w:pPr>
        <w:pStyle w:val="Heading3"/>
        <w:numPr>
          <w:ilvl w:val="3"/>
          <w:numId w:val="11"/>
        </w:numPr>
        <w:ind w:left="1890" w:hanging="828"/>
        <w:rPr>
          <w:rFonts w:ascii="Times New Roman" w:hAnsi="Times New Roman" w:cs="Times New Roman"/>
          <w:b/>
          <w:bCs/>
          <w:color w:val="auto"/>
        </w:rPr>
      </w:pPr>
      <w:bookmarkStart w:id="29" w:name="_Toc101893214"/>
      <w:r w:rsidRPr="00A65BAF">
        <w:rPr>
          <w:rFonts w:ascii="Times New Roman" w:hAnsi="Times New Roman" w:cs="Times New Roman"/>
          <w:b/>
          <w:bCs/>
          <w:color w:val="auto"/>
        </w:rPr>
        <w:t>Internal logic</w:t>
      </w:r>
      <w:r w:rsidR="00EB35C7">
        <w:rPr>
          <w:rFonts w:ascii="Times New Roman" w:hAnsi="Times New Roman" w:cs="Times New Roman"/>
          <w:b/>
          <w:bCs/>
          <w:color w:val="auto"/>
        </w:rPr>
        <w:t xml:space="preserve"> (Activity Diagram/ Flow Chart/ Class Diagram)</w:t>
      </w:r>
      <w:bookmarkEnd w:id="29"/>
    </w:p>
    <w:p w14:paraId="37A4E165" w14:textId="78DB72CC" w:rsidR="00C214F4" w:rsidRPr="00124E71" w:rsidRDefault="00C214F4" w:rsidP="00412A83">
      <w:pPr>
        <w:pStyle w:val="ListParagraph"/>
        <w:numPr>
          <w:ilvl w:val="0"/>
          <w:numId w:val="20"/>
        </w:numPr>
      </w:pPr>
      <w:r w:rsidRPr="00C214F4">
        <w:rPr>
          <w:rFonts w:ascii="Times New Roman" w:hAnsi="Times New Roman" w:cs="Times New Roman"/>
          <w:sz w:val="24"/>
          <w:szCs w:val="24"/>
        </w:rPr>
        <w:t>Flow Chart</w:t>
      </w:r>
    </w:p>
    <w:p w14:paraId="4A708593" w14:textId="15D0072E" w:rsidR="00124E71" w:rsidRDefault="004F5D34" w:rsidP="00124E71">
      <w:pPr>
        <w:pStyle w:val="ListParagraph"/>
        <w:ind w:left="2070"/>
      </w:pPr>
      <w:r>
        <w:rPr>
          <w:noProof/>
        </w:rPr>
        <w:drawing>
          <wp:anchor distT="0" distB="0" distL="114300" distR="114300" simplePos="0" relativeHeight="251031040" behindDoc="0" locked="0" layoutInCell="1" allowOverlap="1" wp14:anchorId="0C06D89D" wp14:editId="01B3D035">
            <wp:simplePos x="0" y="0"/>
            <wp:positionH relativeFrom="column">
              <wp:posOffset>1270000</wp:posOffset>
            </wp:positionH>
            <wp:positionV relativeFrom="paragraph">
              <wp:posOffset>367030</wp:posOffset>
            </wp:positionV>
            <wp:extent cx="3463925" cy="4160520"/>
            <wp:effectExtent l="19050" t="19050" r="22225" b="1143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 Chart.jpg"/>
                    <pic:cNvPicPr/>
                  </pic:nvPicPr>
                  <pic:blipFill rotWithShape="1">
                    <a:blip r:embed="rId49" cstate="print">
                      <a:extLst>
                        <a:ext uri="{28A0092B-C50C-407E-A947-70E740481C1C}">
                          <a14:useLocalDpi xmlns:a14="http://schemas.microsoft.com/office/drawing/2010/main" val="0"/>
                        </a:ext>
                      </a:extLst>
                    </a:blip>
                    <a:srcRect l="23814" t="8919" r="14175" b="12964"/>
                    <a:stretch/>
                  </pic:blipFill>
                  <pic:spPr bwMode="auto">
                    <a:xfrm>
                      <a:off x="0" y="0"/>
                      <a:ext cx="3463925" cy="4160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0D438" w14:textId="0192A5D9" w:rsidR="00124E71" w:rsidRDefault="00124E71" w:rsidP="00124E71">
      <w:pPr>
        <w:pStyle w:val="ListParagraph"/>
        <w:ind w:left="2070"/>
      </w:pPr>
    </w:p>
    <w:p w14:paraId="6866361A" w14:textId="5A0A52AB" w:rsidR="00124E71" w:rsidRPr="00C214F4" w:rsidRDefault="00124E71" w:rsidP="00124E71">
      <w:pPr>
        <w:pStyle w:val="ListParagraph"/>
        <w:ind w:left="2070"/>
      </w:pPr>
    </w:p>
    <w:p w14:paraId="1CE76F8B" w14:textId="4A05A758" w:rsidR="00EB35C7" w:rsidRPr="006F00B4" w:rsidRDefault="006F00B4" w:rsidP="00412A83">
      <w:pPr>
        <w:pStyle w:val="ListParagraph"/>
        <w:numPr>
          <w:ilvl w:val="0"/>
          <w:numId w:val="20"/>
        </w:numPr>
        <w:rPr>
          <w:noProof/>
        </w:rPr>
      </w:pPr>
      <w:r w:rsidRPr="006F00B4">
        <w:rPr>
          <w:rFonts w:ascii="Times New Roman" w:hAnsi="Times New Roman" w:cs="Times New Roman"/>
          <w:sz w:val="24"/>
          <w:szCs w:val="24"/>
        </w:rPr>
        <w:t>Activity Diagram</w:t>
      </w:r>
      <w:r w:rsidR="0067621C">
        <w:rPr>
          <w:rFonts w:ascii="Times New Roman" w:hAnsi="Times New Roman" w:cs="Times New Roman"/>
          <w:sz w:val="24"/>
          <w:szCs w:val="24"/>
        </w:rPr>
        <w:t xml:space="preserve"> / Class Diagram</w:t>
      </w:r>
    </w:p>
    <w:p w14:paraId="43CB7E49" w14:textId="60DD0917" w:rsidR="006F00B4" w:rsidRDefault="00573AFD" w:rsidP="006F00B4">
      <w:pPr>
        <w:pStyle w:val="ListParagraph"/>
        <w:ind w:left="2070"/>
        <w:rPr>
          <w:noProof/>
        </w:rPr>
      </w:pPr>
      <w:r>
        <w:rPr>
          <w:noProof/>
        </w:rPr>
        <w:drawing>
          <wp:anchor distT="0" distB="0" distL="114300" distR="114300" simplePos="0" relativeHeight="252341760" behindDoc="0" locked="0" layoutInCell="1" allowOverlap="1" wp14:anchorId="1AB28F8C" wp14:editId="08263B56">
            <wp:simplePos x="0" y="0"/>
            <wp:positionH relativeFrom="column">
              <wp:posOffset>2006600</wp:posOffset>
            </wp:positionH>
            <wp:positionV relativeFrom="paragraph">
              <wp:posOffset>452120</wp:posOffset>
            </wp:positionV>
            <wp:extent cx="4432300" cy="2705100"/>
            <wp:effectExtent l="0" t="0" r="6350" b="0"/>
            <wp:wrapTopAndBottom/>
            <wp:docPr id="250" name="Picture 2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CD (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32300" cy="2705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061760" behindDoc="0" locked="0" layoutInCell="1" allowOverlap="1" wp14:anchorId="40322A4C" wp14:editId="13D3E86D">
            <wp:simplePos x="0" y="0"/>
            <wp:positionH relativeFrom="column">
              <wp:posOffset>-225425</wp:posOffset>
            </wp:positionH>
            <wp:positionV relativeFrom="paragraph">
              <wp:posOffset>201930</wp:posOffset>
            </wp:positionV>
            <wp:extent cx="2153072" cy="3200400"/>
            <wp:effectExtent l="0" t="0" r="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tivity Diagram.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53072" cy="3200400"/>
                    </a:xfrm>
                    <a:prstGeom prst="rect">
                      <a:avLst/>
                    </a:prstGeom>
                  </pic:spPr>
                </pic:pic>
              </a:graphicData>
            </a:graphic>
            <wp14:sizeRelH relativeFrom="page">
              <wp14:pctWidth>0</wp14:pctWidth>
            </wp14:sizeRelH>
            <wp14:sizeRelV relativeFrom="page">
              <wp14:pctHeight>0</wp14:pctHeight>
            </wp14:sizeRelV>
          </wp:anchor>
        </w:drawing>
      </w:r>
    </w:p>
    <w:p w14:paraId="5D0228E8" w14:textId="6F4D445A" w:rsidR="00F750BA" w:rsidRDefault="00F750BA" w:rsidP="006F00B4">
      <w:pPr>
        <w:pStyle w:val="ListParagraph"/>
        <w:ind w:left="2070"/>
        <w:rPr>
          <w:noProof/>
        </w:rPr>
      </w:pPr>
    </w:p>
    <w:p w14:paraId="07F08C8D" w14:textId="77777777" w:rsidR="00F750BA" w:rsidRPr="00EB35C7" w:rsidRDefault="00F750BA" w:rsidP="006F00B4">
      <w:pPr>
        <w:pStyle w:val="ListParagraph"/>
        <w:ind w:left="2070"/>
        <w:rPr>
          <w:noProof/>
        </w:rPr>
      </w:pPr>
    </w:p>
    <w:p w14:paraId="25C6DC92" w14:textId="6E6FBADC" w:rsidR="00B0755A" w:rsidRDefault="00B0755A" w:rsidP="00412A83">
      <w:pPr>
        <w:pStyle w:val="Heading3"/>
        <w:numPr>
          <w:ilvl w:val="3"/>
          <w:numId w:val="11"/>
        </w:numPr>
        <w:ind w:left="1890" w:hanging="810"/>
        <w:rPr>
          <w:rFonts w:ascii="Times New Roman" w:hAnsi="Times New Roman" w:cs="Times New Roman"/>
          <w:b/>
          <w:bCs/>
          <w:color w:val="auto"/>
        </w:rPr>
      </w:pPr>
      <w:bookmarkStart w:id="30" w:name="_Toc101893215"/>
      <w:r w:rsidRPr="00765BE6">
        <w:rPr>
          <w:rFonts w:ascii="Times New Roman" w:hAnsi="Times New Roman" w:cs="Times New Roman"/>
          <w:b/>
          <w:bCs/>
          <w:color w:val="auto"/>
        </w:rPr>
        <w:t>Database for the service (ER)</w:t>
      </w:r>
      <w:bookmarkEnd w:id="30"/>
    </w:p>
    <w:p w14:paraId="4F608601" w14:textId="66AF3ECE" w:rsidR="00F750BA" w:rsidRDefault="00F750BA" w:rsidP="00F750BA"/>
    <w:p w14:paraId="6F98C6E9" w14:textId="0016E95A" w:rsidR="00CA4F06" w:rsidRDefault="00CA4F06" w:rsidP="00CA4F06">
      <w:r>
        <w:rPr>
          <w:noProof/>
        </w:rPr>
        <w:drawing>
          <wp:anchor distT="0" distB="0" distL="114300" distR="114300" simplePos="0" relativeHeight="251141632" behindDoc="0" locked="0" layoutInCell="1" allowOverlap="1" wp14:anchorId="1B2196FE" wp14:editId="16DBFFE7">
            <wp:simplePos x="0" y="0"/>
            <wp:positionH relativeFrom="column">
              <wp:posOffset>53975</wp:posOffset>
            </wp:positionH>
            <wp:positionV relativeFrom="paragraph">
              <wp:posOffset>368300</wp:posOffset>
            </wp:positionV>
            <wp:extent cx="5943600" cy="2105660"/>
            <wp:effectExtent l="0" t="0" r="0" b="8890"/>
            <wp:wrapTopAndBottom/>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14:sizeRelH relativeFrom="page">
              <wp14:pctWidth>0</wp14:pctWidth>
            </wp14:sizeRelH>
            <wp14:sizeRelV relativeFrom="page">
              <wp14:pctHeight>0</wp14:pctHeight>
            </wp14:sizeRelV>
          </wp:anchor>
        </w:drawing>
      </w:r>
    </w:p>
    <w:p w14:paraId="590897D1" w14:textId="3DBF1827" w:rsidR="00B0755A" w:rsidRDefault="00B0755A" w:rsidP="00CA4F06"/>
    <w:p w14:paraId="670E55B3" w14:textId="2BFAA372" w:rsidR="00573AFD" w:rsidRDefault="00573AFD" w:rsidP="00CA4F06"/>
    <w:p w14:paraId="495D2A13" w14:textId="77777777" w:rsidR="00573AFD" w:rsidRPr="00CA4F06" w:rsidRDefault="00573AFD" w:rsidP="00CA4F06"/>
    <w:p w14:paraId="39B51168" w14:textId="2A6C5234" w:rsidR="00B0755A" w:rsidRDefault="00212662" w:rsidP="00412A83">
      <w:pPr>
        <w:pStyle w:val="Heading2"/>
        <w:numPr>
          <w:ilvl w:val="2"/>
          <w:numId w:val="9"/>
        </w:numPr>
        <w:ind w:left="1530"/>
        <w:rPr>
          <w:rFonts w:ascii="Times New Roman" w:hAnsi="Times New Roman" w:cs="Times New Roman"/>
          <w:b/>
          <w:bCs/>
          <w:color w:val="auto"/>
          <w:sz w:val="28"/>
          <w:szCs w:val="28"/>
        </w:rPr>
      </w:pPr>
      <w:bookmarkStart w:id="31" w:name="_Toc101893216"/>
      <w:r w:rsidRPr="00212662">
        <w:rPr>
          <w:rFonts w:ascii="Times New Roman" w:hAnsi="Times New Roman" w:cs="Times New Roman"/>
          <w:b/>
          <w:bCs/>
          <w:color w:val="auto"/>
          <w:sz w:val="28"/>
          <w:szCs w:val="28"/>
        </w:rPr>
        <w:lastRenderedPageBreak/>
        <w:t>Service development and testing.</w:t>
      </w:r>
      <w:bookmarkEnd w:id="31"/>
    </w:p>
    <w:p w14:paraId="189A64FE" w14:textId="77777777" w:rsidR="00CA4F06" w:rsidRPr="00CA4F06" w:rsidRDefault="00CA4F06" w:rsidP="00CA4F06"/>
    <w:p w14:paraId="72698C82" w14:textId="4BB7CA52" w:rsidR="00B0755A" w:rsidRDefault="00C707A9" w:rsidP="00412A83">
      <w:pPr>
        <w:pStyle w:val="Heading3"/>
        <w:numPr>
          <w:ilvl w:val="3"/>
          <w:numId w:val="12"/>
        </w:numPr>
        <w:ind w:left="1890" w:hanging="810"/>
        <w:rPr>
          <w:rFonts w:ascii="Times New Roman" w:hAnsi="Times New Roman" w:cs="Times New Roman"/>
          <w:b/>
          <w:bCs/>
          <w:color w:val="auto"/>
        </w:rPr>
      </w:pPr>
      <w:bookmarkStart w:id="32" w:name="_Toc101893217"/>
      <w:r w:rsidRPr="00C30AB5">
        <w:rPr>
          <w:rFonts w:ascii="Times New Roman" w:hAnsi="Times New Roman" w:cs="Times New Roman"/>
          <w:b/>
          <w:bCs/>
          <w:color w:val="auto"/>
        </w:rPr>
        <w:t>Tools used</w:t>
      </w:r>
      <w:bookmarkEnd w:id="32"/>
    </w:p>
    <w:p w14:paraId="46E8F935" w14:textId="77777777" w:rsidR="00124E71" w:rsidRPr="00912D00" w:rsidRDefault="00124E71" w:rsidP="00412A83">
      <w:pPr>
        <w:pStyle w:val="NoSpacing"/>
        <w:numPr>
          <w:ilvl w:val="0"/>
          <w:numId w:val="35"/>
        </w:numPr>
        <w:rPr>
          <w:rFonts w:ascii="Times New Roman" w:hAnsi="Times New Roman" w:cs="Times New Roman"/>
          <w:sz w:val="24"/>
          <w:szCs w:val="24"/>
        </w:rPr>
      </w:pPr>
      <w:r w:rsidRPr="003B743B">
        <w:rPr>
          <w:rFonts w:ascii="Times New Roman" w:hAnsi="Times New Roman" w:cs="Times New Roman"/>
          <w:b/>
          <w:bCs/>
          <w:sz w:val="24"/>
          <w:szCs w:val="24"/>
        </w:rPr>
        <w:t>Dependency Management Tool:</w:t>
      </w:r>
      <w:r w:rsidRPr="00912D00">
        <w:rPr>
          <w:rFonts w:ascii="Times New Roman" w:hAnsi="Times New Roman" w:cs="Times New Roman"/>
          <w:sz w:val="24"/>
          <w:szCs w:val="24"/>
        </w:rPr>
        <w:t xml:space="preserve"> Maven</w:t>
      </w:r>
    </w:p>
    <w:p w14:paraId="72AD53B9" w14:textId="77777777" w:rsidR="00124E71" w:rsidRPr="00912D00" w:rsidRDefault="00124E71"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Testing Tool:</w:t>
      </w:r>
      <w:r w:rsidRPr="00912D00">
        <w:rPr>
          <w:rFonts w:ascii="Times New Roman" w:hAnsi="Times New Roman" w:cs="Times New Roman"/>
          <w:sz w:val="24"/>
          <w:szCs w:val="24"/>
        </w:rPr>
        <w:t xml:space="preserve"> Postman</w:t>
      </w:r>
    </w:p>
    <w:p w14:paraId="7E71DF82" w14:textId="77777777" w:rsidR="00124E71" w:rsidRPr="00912D00" w:rsidRDefault="00124E71"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Version Control System:</w:t>
      </w:r>
      <w:r w:rsidRPr="00912D00">
        <w:rPr>
          <w:rFonts w:ascii="Times New Roman" w:hAnsi="Times New Roman" w:cs="Times New Roman"/>
          <w:sz w:val="24"/>
          <w:szCs w:val="24"/>
        </w:rPr>
        <w:t xml:space="preserve"> Git</w:t>
      </w:r>
    </w:p>
    <w:p w14:paraId="71986F71" w14:textId="77777777" w:rsidR="00124E71" w:rsidRPr="00912D00" w:rsidRDefault="00124E71"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IDE:</w:t>
      </w:r>
      <w:r w:rsidRPr="00912D00">
        <w:rPr>
          <w:rFonts w:ascii="Times New Roman" w:hAnsi="Times New Roman" w:cs="Times New Roman"/>
          <w:sz w:val="24"/>
          <w:szCs w:val="24"/>
        </w:rPr>
        <w:t xml:space="preserve"> eclipse</w:t>
      </w:r>
    </w:p>
    <w:p w14:paraId="7FF82D92" w14:textId="77777777" w:rsidR="00124E71" w:rsidRPr="00912D00" w:rsidRDefault="00124E71"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Programming Language:</w:t>
      </w:r>
      <w:r w:rsidRPr="00912D00">
        <w:rPr>
          <w:rFonts w:ascii="Times New Roman" w:hAnsi="Times New Roman" w:cs="Times New Roman"/>
          <w:sz w:val="24"/>
          <w:szCs w:val="24"/>
        </w:rPr>
        <w:t xml:space="preserve"> Jersey framework (JAX-RS)</w:t>
      </w:r>
    </w:p>
    <w:p w14:paraId="6EF92D0D" w14:textId="77777777" w:rsidR="00124E71" w:rsidRPr="00912D00" w:rsidRDefault="00124E71"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Programming Language:</w:t>
      </w:r>
      <w:r w:rsidRPr="00912D00">
        <w:rPr>
          <w:rFonts w:ascii="Times New Roman" w:hAnsi="Times New Roman" w:cs="Times New Roman"/>
          <w:sz w:val="24"/>
          <w:szCs w:val="24"/>
        </w:rPr>
        <w:t xml:space="preserve"> Java</w:t>
      </w:r>
    </w:p>
    <w:p w14:paraId="68424508" w14:textId="2502D65A" w:rsidR="00124E71" w:rsidRPr="00912D00" w:rsidRDefault="00124E71"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Database:</w:t>
      </w:r>
      <w:r w:rsidRPr="00912D00">
        <w:rPr>
          <w:rFonts w:ascii="Times New Roman" w:hAnsi="Times New Roman" w:cs="Times New Roman"/>
          <w:sz w:val="24"/>
          <w:szCs w:val="24"/>
        </w:rPr>
        <w:t xml:space="preserve"> phpMyAdmin</w:t>
      </w:r>
      <w:r>
        <w:rPr>
          <w:rFonts w:ascii="Times New Roman" w:hAnsi="Times New Roman" w:cs="Times New Roman"/>
          <w:sz w:val="24"/>
          <w:szCs w:val="24"/>
        </w:rPr>
        <w:t xml:space="preserve"> </w:t>
      </w:r>
      <w:r w:rsidRPr="00912D00">
        <w:rPr>
          <w:rFonts w:ascii="Times New Roman" w:hAnsi="Times New Roman" w:cs="Times New Roman"/>
          <w:sz w:val="24"/>
          <w:szCs w:val="24"/>
        </w:rPr>
        <w:t>(My</w:t>
      </w:r>
      <w:r>
        <w:rPr>
          <w:rFonts w:ascii="Times New Roman" w:hAnsi="Times New Roman" w:cs="Times New Roman"/>
          <w:sz w:val="24"/>
          <w:szCs w:val="24"/>
        </w:rPr>
        <w:t>SQL</w:t>
      </w:r>
      <w:r w:rsidRPr="00912D00">
        <w:rPr>
          <w:rFonts w:ascii="Times New Roman" w:hAnsi="Times New Roman" w:cs="Times New Roman"/>
          <w:sz w:val="24"/>
          <w:szCs w:val="24"/>
        </w:rPr>
        <w:t>)</w:t>
      </w:r>
    </w:p>
    <w:p w14:paraId="0224554C" w14:textId="0276CD59" w:rsidR="00124E71" w:rsidRDefault="00124E71"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Server:</w:t>
      </w:r>
      <w:r w:rsidRPr="00912D00">
        <w:rPr>
          <w:rFonts w:ascii="Times New Roman" w:hAnsi="Times New Roman" w:cs="Times New Roman"/>
          <w:sz w:val="24"/>
          <w:szCs w:val="24"/>
        </w:rPr>
        <w:t xml:space="preserve"> Apache Tomcat Server</w:t>
      </w:r>
    </w:p>
    <w:p w14:paraId="3E53DD81" w14:textId="77777777" w:rsidR="00BF0E8A" w:rsidRPr="00124E71" w:rsidRDefault="00BF0E8A" w:rsidP="00124E71">
      <w:pPr>
        <w:pStyle w:val="NoSpacing"/>
        <w:ind w:left="2160"/>
        <w:rPr>
          <w:rFonts w:ascii="Times New Roman" w:hAnsi="Times New Roman" w:cs="Times New Roman"/>
          <w:sz w:val="24"/>
          <w:szCs w:val="24"/>
        </w:rPr>
      </w:pPr>
    </w:p>
    <w:p w14:paraId="318B97EB" w14:textId="4774BE16" w:rsidR="00CA4F06" w:rsidRDefault="00B0755A" w:rsidP="00412A83">
      <w:pPr>
        <w:pStyle w:val="Heading3"/>
        <w:numPr>
          <w:ilvl w:val="3"/>
          <w:numId w:val="12"/>
        </w:numPr>
        <w:ind w:left="1890" w:hanging="810"/>
        <w:rPr>
          <w:rFonts w:ascii="Times New Roman" w:hAnsi="Times New Roman" w:cs="Times New Roman"/>
          <w:b/>
          <w:bCs/>
          <w:color w:val="auto"/>
        </w:rPr>
      </w:pPr>
      <w:bookmarkStart w:id="33" w:name="_Toc101893218"/>
      <w:r w:rsidRPr="00F668D4">
        <w:rPr>
          <w:rFonts w:ascii="Times New Roman" w:hAnsi="Times New Roman" w:cs="Times New Roman"/>
          <w:b/>
          <w:bCs/>
          <w:color w:val="auto"/>
        </w:rPr>
        <w:t>Testing Methodology and Results.</w:t>
      </w:r>
      <w:bookmarkEnd w:id="33"/>
    </w:p>
    <w:p w14:paraId="64AD2E3A" w14:textId="77777777" w:rsidR="00CA4F06" w:rsidRPr="00CA4F06" w:rsidRDefault="00CA4F06" w:rsidP="00CA4F06"/>
    <w:tbl>
      <w:tblPr>
        <w:tblStyle w:val="TableGrid"/>
        <w:tblW w:w="10620" w:type="dxa"/>
        <w:tblInd w:w="-635" w:type="dxa"/>
        <w:tblLook w:val="04A0" w:firstRow="1" w:lastRow="0" w:firstColumn="1" w:lastColumn="0" w:noHBand="0" w:noVBand="1"/>
      </w:tblPr>
      <w:tblGrid>
        <w:gridCol w:w="655"/>
        <w:gridCol w:w="1574"/>
        <w:gridCol w:w="4133"/>
        <w:gridCol w:w="1329"/>
        <w:gridCol w:w="1430"/>
        <w:gridCol w:w="1499"/>
      </w:tblGrid>
      <w:tr w:rsidR="00CA4F06" w:rsidRPr="00FF4993" w14:paraId="74154645" w14:textId="77777777" w:rsidTr="00FA2962">
        <w:trPr>
          <w:trHeight w:val="467"/>
        </w:trPr>
        <w:tc>
          <w:tcPr>
            <w:tcW w:w="655" w:type="dxa"/>
            <w:vAlign w:val="center"/>
          </w:tcPr>
          <w:p w14:paraId="0AEAB316" w14:textId="77777777" w:rsidR="00CA4F06" w:rsidRPr="00FF4993" w:rsidRDefault="00CA4F06" w:rsidP="00FA2962">
            <w:pPr>
              <w:jc w:val="center"/>
              <w:rPr>
                <w:rFonts w:ascii="Times New Roman" w:hAnsi="Times New Roman" w:cs="Times New Roman"/>
                <w:b/>
                <w:bCs/>
              </w:rPr>
            </w:pPr>
            <w:r w:rsidRPr="00FF4993">
              <w:rPr>
                <w:rFonts w:ascii="Times New Roman" w:hAnsi="Times New Roman" w:cs="Times New Roman"/>
                <w:b/>
                <w:bCs/>
              </w:rPr>
              <w:t>Test ID</w:t>
            </w:r>
          </w:p>
        </w:tc>
        <w:tc>
          <w:tcPr>
            <w:tcW w:w="1574" w:type="dxa"/>
            <w:vAlign w:val="center"/>
          </w:tcPr>
          <w:p w14:paraId="68E50A49" w14:textId="77777777" w:rsidR="00CA4F06" w:rsidRPr="00FF4993" w:rsidRDefault="00CA4F06" w:rsidP="00FA2962">
            <w:pPr>
              <w:jc w:val="center"/>
              <w:rPr>
                <w:rFonts w:ascii="Times New Roman" w:hAnsi="Times New Roman" w:cs="Times New Roman"/>
                <w:b/>
                <w:bCs/>
              </w:rPr>
            </w:pPr>
            <w:r w:rsidRPr="00FF4993">
              <w:rPr>
                <w:rFonts w:ascii="Times New Roman" w:hAnsi="Times New Roman" w:cs="Times New Roman"/>
                <w:b/>
                <w:bCs/>
              </w:rPr>
              <w:t>Description</w:t>
            </w:r>
          </w:p>
        </w:tc>
        <w:tc>
          <w:tcPr>
            <w:tcW w:w="4133" w:type="dxa"/>
            <w:vAlign w:val="center"/>
          </w:tcPr>
          <w:p w14:paraId="35C894AC" w14:textId="77777777" w:rsidR="00CA4F06" w:rsidRPr="00FF4993" w:rsidRDefault="00CA4F06" w:rsidP="00FA2962">
            <w:pPr>
              <w:jc w:val="center"/>
              <w:rPr>
                <w:rFonts w:ascii="Times New Roman" w:hAnsi="Times New Roman" w:cs="Times New Roman"/>
                <w:b/>
                <w:bCs/>
              </w:rPr>
            </w:pPr>
            <w:r w:rsidRPr="00FF4993">
              <w:rPr>
                <w:rFonts w:ascii="Times New Roman" w:hAnsi="Times New Roman" w:cs="Times New Roman"/>
                <w:b/>
                <w:bCs/>
              </w:rPr>
              <w:t>Input</w:t>
            </w:r>
          </w:p>
        </w:tc>
        <w:tc>
          <w:tcPr>
            <w:tcW w:w="1329" w:type="dxa"/>
            <w:vAlign w:val="center"/>
          </w:tcPr>
          <w:p w14:paraId="6AFC5184" w14:textId="77777777" w:rsidR="00CA4F06" w:rsidRPr="00FF4993" w:rsidRDefault="00CA4F06" w:rsidP="00FA2962">
            <w:pPr>
              <w:jc w:val="center"/>
              <w:rPr>
                <w:rFonts w:ascii="Times New Roman" w:hAnsi="Times New Roman" w:cs="Times New Roman"/>
                <w:b/>
                <w:bCs/>
              </w:rPr>
            </w:pPr>
            <w:r w:rsidRPr="00FF4993">
              <w:rPr>
                <w:rFonts w:ascii="Times New Roman" w:hAnsi="Times New Roman" w:cs="Times New Roman"/>
                <w:b/>
                <w:bCs/>
              </w:rPr>
              <w:t>Excepted Output</w:t>
            </w:r>
          </w:p>
        </w:tc>
        <w:tc>
          <w:tcPr>
            <w:tcW w:w="1430" w:type="dxa"/>
            <w:vAlign w:val="center"/>
          </w:tcPr>
          <w:p w14:paraId="6CD01648" w14:textId="77777777" w:rsidR="00CA4F06" w:rsidRPr="00FF4993" w:rsidRDefault="00CA4F06" w:rsidP="00FA2962">
            <w:pPr>
              <w:jc w:val="center"/>
              <w:rPr>
                <w:rFonts w:ascii="Times New Roman" w:hAnsi="Times New Roman" w:cs="Times New Roman"/>
                <w:b/>
                <w:bCs/>
              </w:rPr>
            </w:pPr>
            <w:r w:rsidRPr="00FF4993">
              <w:rPr>
                <w:rFonts w:ascii="Times New Roman" w:hAnsi="Times New Roman" w:cs="Times New Roman"/>
                <w:b/>
                <w:bCs/>
              </w:rPr>
              <w:t>Actual Output</w:t>
            </w:r>
          </w:p>
        </w:tc>
        <w:tc>
          <w:tcPr>
            <w:tcW w:w="1499" w:type="dxa"/>
            <w:vAlign w:val="center"/>
          </w:tcPr>
          <w:p w14:paraId="05F3C690" w14:textId="77777777" w:rsidR="00CA4F06" w:rsidRPr="00FF4993" w:rsidRDefault="00CA4F06" w:rsidP="00FA2962">
            <w:pPr>
              <w:jc w:val="center"/>
              <w:rPr>
                <w:rFonts w:ascii="Times New Roman" w:hAnsi="Times New Roman" w:cs="Times New Roman"/>
                <w:b/>
                <w:bCs/>
              </w:rPr>
            </w:pPr>
            <w:r w:rsidRPr="00FF4993">
              <w:rPr>
                <w:rFonts w:ascii="Times New Roman" w:hAnsi="Times New Roman" w:cs="Times New Roman"/>
                <w:b/>
                <w:bCs/>
              </w:rPr>
              <w:t>Result</w:t>
            </w:r>
          </w:p>
        </w:tc>
      </w:tr>
      <w:tr w:rsidR="00CA4F06" w:rsidRPr="00FF4993" w14:paraId="7E0FB265" w14:textId="77777777" w:rsidTr="00FA2962">
        <w:trPr>
          <w:trHeight w:val="1403"/>
        </w:trPr>
        <w:tc>
          <w:tcPr>
            <w:tcW w:w="655" w:type="dxa"/>
            <w:vAlign w:val="center"/>
          </w:tcPr>
          <w:p w14:paraId="6F35BB9A" w14:textId="77777777" w:rsidR="00CA4F06" w:rsidRPr="00FF4993" w:rsidRDefault="00CA4F06" w:rsidP="00FA2962">
            <w:pPr>
              <w:jc w:val="center"/>
              <w:rPr>
                <w:rFonts w:ascii="Times New Roman" w:hAnsi="Times New Roman" w:cs="Times New Roman"/>
              </w:rPr>
            </w:pPr>
            <w:r w:rsidRPr="00FF4993">
              <w:rPr>
                <w:rFonts w:ascii="Times New Roman" w:hAnsi="Times New Roman" w:cs="Times New Roman"/>
              </w:rPr>
              <w:t>1</w:t>
            </w:r>
          </w:p>
        </w:tc>
        <w:tc>
          <w:tcPr>
            <w:tcW w:w="1574" w:type="dxa"/>
            <w:vAlign w:val="center"/>
          </w:tcPr>
          <w:p w14:paraId="7B6AEA91" w14:textId="77777777" w:rsidR="00CA4F06" w:rsidRPr="00FF4993" w:rsidRDefault="00CA4F06" w:rsidP="00FA2962">
            <w:pPr>
              <w:rPr>
                <w:rFonts w:ascii="Times New Roman" w:hAnsi="Times New Roman" w:cs="Times New Roman"/>
              </w:rPr>
            </w:pPr>
            <w:r>
              <w:rPr>
                <w:rFonts w:ascii="Times New Roman" w:hAnsi="Times New Roman" w:cs="Times New Roman"/>
              </w:rPr>
              <w:t>Insert PowerPlant</w:t>
            </w:r>
          </w:p>
        </w:tc>
        <w:tc>
          <w:tcPr>
            <w:tcW w:w="4133" w:type="dxa"/>
            <w:vAlign w:val="center"/>
          </w:tcPr>
          <w:p w14:paraId="4FB5C4F8"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UserID: “P1_05”,</w:t>
            </w:r>
          </w:p>
          <w:p w14:paraId="0B524785"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FullName: “Chathuranga”,</w:t>
            </w:r>
          </w:p>
          <w:p w14:paraId="6E8E8298"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Address: “10/85, Colombo”,</w:t>
            </w:r>
          </w:p>
          <w:p w14:paraId="6C34F3C8"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City: “Colombo”,</w:t>
            </w:r>
          </w:p>
          <w:p w14:paraId="46793585"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MobileNumber: “0711584935”,</w:t>
            </w:r>
          </w:p>
          <w:p w14:paraId="3306FE84" w14:textId="77777777" w:rsidR="00CA4F06" w:rsidRDefault="00CA4F06" w:rsidP="00FA2962">
            <w:pPr>
              <w:rPr>
                <w:rFonts w:ascii="Times New Roman" w:hAnsi="Times New Roman" w:cs="Times New Roman"/>
              </w:rPr>
            </w:pPr>
            <w:r w:rsidRPr="00FF4993">
              <w:rPr>
                <w:rFonts w:ascii="Times New Roman" w:hAnsi="Times New Roman" w:cs="Times New Roman"/>
              </w:rPr>
              <w:t>Email:</w:t>
            </w:r>
            <w:r>
              <w:rPr>
                <w:rFonts w:ascii="Times New Roman" w:hAnsi="Times New Roman" w:cs="Times New Roman"/>
              </w:rPr>
              <w:t xml:space="preserve"> </w:t>
            </w:r>
            <w:r w:rsidRPr="00FF4993">
              <w:rPr>
                <w:rFonts w:ascii="Times New Roman" w:hAnsi="Times New Roman" w:cs="Times New Roman"/>
              </w:rPr>
              <w:t>“wickramasinha1219@gmail.com”</w:t>
            </w:r>
            <w:r>
              <w:rPr>
                <w:rFonts w:ascii="Times New Roman" w:hAnsi="Times New Roman" w:cs="Times New Roman"/>
              </w:rPr>
              <w:t>,</w:t>
            </w:r>
          </w:p>
          <w:p w14:paraId="2E5EE792" w14:textId="77777777" w:rsidR="00CA4F06" w:rsidRPr="00FF4993" w:rsidRDefault="00CA4F06" w:rsidP="00FA2962">
            <w:pPr>
              <w:rPr>
                <w:rFonts w:ascii="Times New Roman" w:hAnsi="Times New Roman" w:cs="Times New Roman"/>
              </w:rPr>
            </w:pPr>
            <w:r>
              <w:rPr>
                <w:rFonts w:ascii="Times New Roman" w:hAnsi="Times New Roman" w:cs="Times New Roman"/>
              </w:rPr>
              <w:t>PowerPlant: “1”</w:t>
            </w:r>
          </w:p>
        </w:tc>
        <w:tc>
          <w:tcPr>
            <w:tcW w:w="1329" w:type="dxa"/>
            <w:vAlign w:val="center"/>
          </w:tcPr>
          <w:p w14:paraId="09E688CF"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 xml:space="preserve">Inserted Successfully </w:t>
            </w:r>
          </w:p>
        </w:tc>
        <w:tc>
          <w:tcPr>
            <w:tcW w:w="1430" w:type="dxa"/>
            <w:vAlign w:val="center"/>
          </w:tcPr>
          <w:p w14:paraId="6C1B2C96"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Inserted Successfully</w:t>
            </w:r>
          </w:p>
        </w:tc>
        <w:tc>
          <w:tcPr>
            <w:tcW w:w="1499" w:type="dxa"/>
            <w:vAlign w:val="center"/>
          </w:tcPr>
          <w:p w14:paraId="698A69F4"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Pass</w:t>
            </w:r>
          </w:p>
        </w:tc>
      </w:tr>
      <w:tr w:rsidR="00CA4F06" w:rsidRPr="00FF4993" w14:paraId="0665B7F6" w14:textId="77777777" w:rsidTr="00FA2962">
        <w:tc>
          <w:tcPr>
            <w:tcW w:w="655" w:type="dxa"/>
            <w:vAlign w:val="center"/>
          </w:tcPr>
          <w:p w14:paraId="3B3BB717" w14:textId="77777777" w:rsidR="00CA4F06" w:rsidRPr="00FF4993" w:rsidRDefault="00CA4F06" w:rsidP="00FA2962">
            <w:pPr>
              <w:jc w:val="center"/>
              <w:rPr>
                <w:rFonts w:ascii="Times New Roman" w:hAnsi="Times New Roman" w:cs="Times New Roman"/>
              </w:rPr>
            </w:pPr>
            <w:r w:rsidRPr="00FF4993">
              <w:rPr>
                <w:rFonts w:ascii="Times New Roman" w:hAnsi="Times New Roman" w:cs="Times New Roman"/>
              </w:rPr>
              <w:t>2</w:t>
            </w:r>
          </w:p>
        </w:tc>
        <w:tc>
          <w:tcPr>
            <w:tcW w:w="1574" w:type="dxa"/>
            <w:vAlign w:val="center"/>
          </w:tcPr>
          <w:p w14:paraId="7CEBC47E"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 xml:space="preserve">View </w:t>
            </w:r>
            <w:r>
              <w:rPr>
                <w:rFonts w:ascii="Times New Roman" w:hAnsi="Times New Roman" w:cs="Times New Roman"/>
              </w:rPr>
              <w:t>Pending Customers</w:t>
            </w:r>
          </w:p>
        </w:tc>
        <w:tc>
          <w:tcPr>
            <w:tcW w:w="4133" w:type="dxa"/>
            <w:vAlign w:val="center"/>
          </w:tcPr>
          <w:p w14:paraId="7BDE1F7D" w14:textId="77777777" w:rsidR="00CA4F06" w:rsidRPr="00FF4993" w:rsidRDefault="00CA4F06" w:rsidP="00FA2962">
            <w:pPr>
              <w:rPr>
                <w:rFonts w:ascii="Times New Roman" w:hAnsi="Times New Roman" w:cs="Times New Roman"/>
              </w:rPr>
            </w:pPr>
          </w:p>
        </w:tc>
        <w:tc>
          <w:tcPr>
            <w:tcW w:w="1329" w:type="dxa"/>
            <w:vAlign w:val="center"/>
          </w:tcPr>
          <w:p w14:paraId="136AF938"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30" w:type="dxa"/>
            <w:vAlign w:val="center"/>
          </w:tcPr>
          <w:p w14:paraId="09E7A819"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99" w:type="dxa"/>
            <w:vAlign w:val="center"/>
          </w:tcPr>
          <w:p w14:paraId="172876E4"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Pass</w:t>
            </w:r>
          </w:p>
        </w:tc>
      </w:tr>
      <w:tr w:rsidR="00CA4F06" w:rsidRPr="00FF4993" w14:paraId="3C3B9FF2" w14:textId="77777777" w:rsidTr="00FA2962">
        <w:trPr>
          <w:trHeight w:val="1565"/>
        </w:trPr>
        <w:tc>
          <w:tcPr>
            <w:tcW w:w="655" w:type="dxa"/>
            <w:vAlign w:val="center"/>
          </w:tcPr>
          <w:p w14:paraId="074F1583" w14:textId="77777777" w:rsidR="00CA4F06" w:rsidRPr="00FF4993" w:rsidRDefault="00CA4F06" w:rsidP="00FA2962">
            <w:pPr>
              <w:jc w:val="center"/>
              <w:rPr>
                <w:rFonts w:ascii="Times New Roman" w:hAnsi="Times New Roman" w:cs="Times New Roman"/>
              </w:rPr>
            </w:pPr>
            <w:r w:rsidRPr="00FF4993">
              <w:rPr>
                <w:rFonts w:ascii="Times New Roman" w:hAnsi="Times New Roman" w:cs="Times New Roman"/>
              </w:rPr>
              <w:t>3</w:t>
            </w:r>
          </w:p>
        </w:tc>
        <w:tc>
          <w:tcPr>
            <w:tcW w:w="1574" w:type="dxa"/>
            <w:vAlign w:val="center"/>
          </w:tcPr>
          <w:p w14:paraId="7FF8FE74"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Update User Profile</w:t>
            </w:r>
          </w:p>
        </w:tc>
        <w:tc>
          <w:tcPr>
            <w:tcW w:w="4133" w:type="dxa"/>
            <w:vAlign w:val="center"/>
          </w:tcPr>
          <w:p w14:paraId="0E46AD5E"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UserID: “P1_05”,</w:t>
            </w:r>
          </w:p>
          <w:p w14:paraId="4875A120" w14:textId="77777777" w:rsidR="00CA4F06" w:rsidRPr="00FF4993" w:rsidRDefault="00CA4F06" w:rsidP="00FA2962">
            <w:pPr>
              <w:rPr>
                <w:rFonts w:ascii="Times New Roman" w:hAnsi="Times New Roman" w:cs="Times New Roman"/>
              </w:rPr>
            </w:pPr>
            <w:r>
              <w:rPr>
                <w:rFonts w:ascii="Times New Roman" w:hAnsi="Times New Roman" w:cs="Times New Roman"/>
              </w:rPr>
              <w:t>PowerPlant</w:t>
            </w:r>
            <w:r w:rsidRPr="00FF4993">
              <w:rPr>
                <w:rFonts w:ascii="Times New Roman" w:hAnsi="Times New Roman" w:cs="Times New Roman"/>
              </w:rPr>
              <w:t>: “</w:t>
            </w:r>
            <w:r>
              <w:rPr>
                <w:rFonts w:ascii="Times New Roman" w:hAnsi="Times New Roman" w:cs="Times New Roman"/>
              </w:rPr>
              <w:t>2</w:t>
            </w:r>
            <w:r w:rsidRPr="00FF4993">
              <w:rPr>
                <w:rFonts w:ascii="Times New Roman" w:hAnsi="Times New Roman" w:cs="Times New Roman"/>
              </w:rPr>
              <w:t>”,</w:t>
            </w:r>
          </w:p>
        </w:tc>
        <w:tc>
          <w:tcPr>
            <w:tcW w:w="1329" w:type="dxa"/>
            <w:vAlign w:val="center"/>
          </w:tcPr>
          <w:p w14:paraId="63B32862"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Update Successfully</w:t>
            </w:r>
          </w:p>
        </w:tc>
        <w:tc>
          <w:tcPr>
            <w:tcW w:w="1430" w:type="dxa"/>
            <w:vAlign w:val="center"/>
          </w:tcPr>
          <w:p w14:paraId="6B2116AF"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Update Successfully</w:t>
            </w:r>
          </w:p>
        </w:tc>
        <w:tc>
          <w:tcPr>
            <w:tcW w:w="1499" w:type="dxa"/>
            <w:vAlign w:val="center"/>
          </w:tcPr>
          <w:p w14:paraId="6F7024AB"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Pass</w:t>
            </w:r>
          </w:p>
        </w:tc>
      </w:tr>
      <w:tr w:rsidR="00CA4F06" w:rsidRPr="00FF4993" w14:paraId="55F3B889" w14:textId="77777777" w:rsidTr="00FA2962">
        <w:tc>
          <w:tcPr>
            <w:tcW w:w="655" w:type="dxa"/>
            <w:vAlign w:val="center"/>
          </w:tcPr>
          <w:p w14:paraId="5673C913" w14:textId="77777777" w:rsidR="00CA4F06" w:rsidRPr="00FF4993" w:rsidRDefault="00CA4F06" w:rsidP="00FA2962">
            <w:pPr>
              <w:jc w:val="center"/>
              <w:rPr>
                <w:rFonts w:ascii="Times New Roman" w:hAnsi="Times New Roman" w:cs="Times New Roman"/>
              </w:rPr>
            </w:pPr>
            <w:r w:rsidRPr="00FF4993">
              <w:rPr>
                <w:rFonts w:ascii="Times New Roman" w:hAnsi="Times New Roman" w:cs="Times New Roman"/>
              </w:rPr>
              <w:t>4</w:t>
            </w:r>
          </w:p>
        </w:tc>
        <w:tc>
          <w:tcPr>
            <w:tcW w:w="1574" w:type="dxa"/>
            <w:vAlign w:val="center"/>
          </w:tcPr>
          <w:p w14:paraId="32F5C6A7"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Delete User Profile</w:t>
            </w:r>
          </w:p>
        </w:tc>
        <w:tc>
          <w:tcPr>
            <w:tcW w:w="4133" w:type="dxa"/>
            <w:vAlign w:val="center"/>
          </w:tcPr>
          <w:p w14:paraId="19D2CBF6"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UserID: “P1_05”,</w:t>
            </w:r>
          </w:p>
          <w:p w14:paraId="46E7674C" w14:textId="77777777" w:rsidR="00CA4F06" w:rsidRPr="00FF4993" w:rsidRDefault="00CA4F06" w:rsidP="00FA2962">
            <w:pPr>
              <w:rPr>
                <w:rFonts w:ascii="Times New Roman" w:hAnsi="Times New Roman" w:cs="Times New Roman"/>
              </w:rPr>
            </w:pPr>
          </w:p>
        </w:tc>
        <w:tc>
          <w:tcPr>
            <w:tcW w:w="1329" w:type="dxa"/>
            <w:vAlign w:val="center"/>
          </w:tcPr>
          <w:p w14:paraId="36729AAA"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Delete Successfully</w:t>
            </w:r>
          </w:p>
        </w:tc>
        <w:tc>
          <w:tcPr>
            <w:tcW w:w="1430" w:type="dxa"/>
            <w:vAlign w:val="center"/>
          </w:tcPr>
          <w:p w14:paraId="65A42D3E"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Delete Successfully</w:t>
            </w:r>
          </w:p>
        </w:tc>
        <w:tc>
          <w:tcPr>
            <w:tcW w:w="1499" w:type="dxa"/>
            <w:vAlign w:val="center"/>
          </w:tcPr>
          <w:p w14:paraId="66689A48"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Pass</w:t>
            </w:r>
          </w:p>
        </w:tc>
      </w:tr>
      <w:tr w:rsidR="00CA4F06" w:rsidRPr="00FF4993" w14:paraId="0873C021" w14:textId="77777777" w:rsidTr="00FA2962">
        <w:trPr>
          <w:trHeight w:val="90"/>
        </w:trPr>
        <w:tc>
          <w:tcPr>
            <w:tcW w:w="655" w:type="dxa"/>
            <w:vAlign w:val="center"/>
          </w:tcPr>
          <w:p w14:paraId="01FB4DB2" w14:textId="77777777" w:rsidR="00CA4F06" w:rsidRPr="00FF4993" w:rsidRDefault="00CA4F06" w:rsidP="00FA2962">
            <w:pPr>
              <w:jc w:val="center"/>
              <w:rPr>
                <w:rFonts w:ascii="Times New Roman" w:hAnsi="Times New Roman" w:cs="Times New Roman"/>
              </w:rPr>
            </w:pPr>
            <w:r w:rsidRPr="00FF4993">
              <w:rPr>
                <w:rFonts w:ascii="Times New Roman" w:hAnsi="Times New Roman" w:cs="Times New Roman"/>
              </w:rPr>
              <w:t>5</w:t>
            </w:r>
          </w:p>
        </w:tc>
        <w:tc>
          <w:tcPr>
            <w:tcW w:w="1574" w:type="dxa"/>
            <w:vAlign w:val="center"/>
          </w:tcPr>
          <w:p w14:paraId="20E044B0" w14:textId="77777777" w:rsidR="00CA4F06" w:rsidRPr="00FF4993" w:rsidRDefault="00CA4F06" w:rsidP="00FA2962">
            <w:pPr>
              <w:rPr>
                <w:rFonts w:ascii="Times New Roman" w:hAnsi="Times New Roman" w:cs="Times New Roman"/>
              </w:rPr>
            </w:pPr>
            <w:r>
              <w:rPr>
                <w:rFonts w:ascii="Times New Roman" w:hAnsi="Times New Roman" w:cs="Times New Roman"/>
              </w:rPr>
              <w:t>Get All Users</w:t>
            </w:r>
          </w:p>
        </w:tc>
        <w:tc>
          <w:tcPr>
            <w:tcW w:w="4133" w:type="dxa"/>
            <w:vAlign w:val="center"/>
          </w:tcPr>
          <w:p w14:paraId="56B7CF0F" w14:textId="77777777" w:rsidR="00CA4F06" w:rsidRPr="00FF4993" w:rsidRDefault="00CA4F06" w:rsidP="00FA2962">
            <w:pPr>
              <w:rPr>
                <w:rFonts w:ascii="Times New Roman" w:hAnsi="Times New Roman" w:cs="Times New Roman"/>
              </w:rPr>
            </w:pPr>
          </w:p>
        </w:tc>
        <w:tc>
          <w:tcPr>
            <w:tcW w:w="1329" w:type="dxa"/>
            <w:vAlign w:val="center"/>
          </w:tcPr>
          <w:p w14:paraId="648F48FD"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30" w:type="dxa"/>
            <w:vAlign w:val="center"/>
          </w:tcPr>
          <w:p w14:paraId="67F00A3E"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99" w:type="dxa"/>
            <w:vAlign w:val="center"/>
          </w:tcPr>
          <w:p w14:paraId="7EC5E1C8" w14:textId="77777777" w:rsidR="00CA4F06" w:rsidRPr="00FF4993" w:rsidRDefault="00CA4F06" w:rsidP="00FA2962">
            <w:pPr>
              <w:rPr>
                <w:rFonts w:ascii="Times New Roman" w:hAnsi="Times New Roman" w:cs="Times New Roman"/>
              </w:rPr>
            </w:pPr>
            <w:r w:rsidRPr="00FF4993">
              <w:rPr>
                <w:rFonts w:ascii="Times New Roman" w:hAnsi="Times New Roman" w:cs="Times New Roman"/>
              </w:rPr>
              <w:t>Pass</w:t>
            </w:r>
          </w:p>
        </w:tc>
      </w:tr>
    </w:tbl>
    <w:p w14:paraId="179003B3" w14:textId="3E444815" w:rsidR="00CA4F06" w:rsidRDefault="00CA4F06" w:rsidP="00CA4F06"/>
    <w:p w14:paraId="5C8E1303" w14:textId="57503996" w:rsidR="00CA4F06" w:rsidRDefault="00CA4F06" w:rsidP="00CA4F06"/>
    <w:p w14:paraId="3BBE23EE" w14:textId="77777777" w:rsidR="00CA4F06" w:rsidRPr="00CA4F06" w:rsidRDefault="00CA4F06" w:rsidP="00CA4F06"/>
    <w:p w14:paraId="789DF679" w14:textId="71435138" w:rsidR="00AF57D4" w:rsidRDefault="0013473A" w:rsidP="00412A83">
      <w:pPr>
        <w:pStyle w:val="Heading3"/>
        <w:numPr>
          <w:ilvl w:val="2"/>
          <w:numId w:val="12"/>
        </w:numPr>
        <w:rPr>
          <w:noProof/>
        </w:rPr>
      </w:pPr>
      <w:bookmarkStart w:id="34" w:name="_Toc101893219"/>
      <w:r>
        <w:rPr>
          <w:rFonts w:ascii="Times New Roman" w:hAnsi="Times New Roman" w:cs="Times New Roman"/>
          <w:b/>
          <w:bCs/>
          <w:noProof/>
          <w:sz w:val="28"/>
          <w:szCs w:val="28"/>
        </w:rPr>
        <w:lastRenderedPageBreak/>
        <w:drawing>
          <wp:anchor distT="0" distB="0" distL="114300" distR="114300" simplePos="0" relativeHeight="251896320" behindDoc="0" locked="0" layoutInCell="1" allowOverlap="1" wp14:anchorId="1EC9C0F0" wp14:editId="43BB79B8">
            <wp:simplePos x="0" y="0"/>
            <wp:positionH relativeFrom="column">
              <wp:posOffset>3063240</wp:posOffset>
            </wp:positionH>
            <wp:positionV relativeFrom="paragraph">
              <wp:posOffset>3250565</wp:posOffset>
            </wp:positionV>
            <wp:extent cx="2880360" cy="1694673"/>
            <wp:effectExtent l="19050" t="19050" r="15240" b="20320"/>
            <wp:wrapTopAndBottom/>
            <wp:docPr id="232" name="Picture 2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View User Pendin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80360" cy="16946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988480" behindDoc="0" locked="0" layoutInCell="1" allowOverlap="1" wp14:anchorId="4061CB80" wp14:editId="174F00B0">
                <wp:simplePos x="0" y="0"/>
                <wp:positionH relativeFrom="column">
                  <wp:posOffset>2978785</wp:posOffset>
                </wp:positionH>
                <wp:positionV relativeFrom="paragraph">
                  <wp:posOffset>2867025</wp:posOffset>
                </wp:positionV>
                <wp:extent cx="2729230" cy="286385"/>
                <wp:effectExtent l="0" t="0" r="0" b="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525D8CF8" w14:textId="43FF342C"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View Pending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1CB80" id="_x0000_s1076" type="#_x0000_t202" style="position:absolute;left:0;text-align:left;margin-left:234.55pt;margin-top:225.75pt;width:214.9pt;height:22.55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" stroked="f">
                <v:textbox>
                  <w:txbxContent>
                    <w:p w14:paraId="525D8CF8" w14:textId="43FF342C"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View Pending Users</w:t>
                      </w:r>
                    </w:p>
                  </w:txbxContent>
                </v:textbox>
                <w10:wrap type="topAndBottom"/>
              </v:shape>
            </w:pict>
          </mc:Fallback>
        </mc:AlternateContent>
      </w:r>
      <w:r>
        <w:rPr>
          <w:rFonts w:ascii="Times New Roman" w:hAnsi="Times New Roman" w:cs="Times New Roman"/>
          <w:b/>
          <w:bCs/>
          <w:noProof/>
          <w:sz w:val="28"/>
          <w:szCs w:val="28"/>
        </w:rPr>
        <w:drawing>
          <wp:anchor distT="0" distB="0" distL="114300" distR="114300" simplePos="0" relativeHeight="251871744" behindDoc="0" locked="0" layoutInCell="1" allowOverlap="1" wp14:anchorId="29E92689" wp14:editId="50B03589">
            <wp:simplePos x="0" y="0"/>
            <wp:positionH relativeFrom="column">
              <wp:posOffset>-205740</wp:posOffset>
            </wp:positionH>
            <wp:positionV relativeFrom="paragraph">
              <wp:posOffset>3238500</wp:posOffset>
            </wp:positionV>
            <wp:extent cx="2880360" cy="1668766"/>
            <wp:effectExtent l="19050" t="19050" r="15240" b="27305"/>
            <wp:wrapTopAndBottom/>
            <wp:docPr id="231" name="Picture 2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Updat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0360" cy="166876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968000" behindDoc="0" locked="0" layoutInCell="1" allowOverlap="1" wp14:anchorId="4D95E0BD" wp14:editId="3755577D">
                <wp:simplePos x="0" y="0"/>
                <wp:positionH relativeFrom="column">
                  <wp:posOffset>-205740</wp:posOffset>
                </wp:positionH>
                <wp:positionV relativeFrom="paragraph">
                  <wp:posOffset>2870200</wp:posOffset>
                </wp:positionV>
                <wp:extent cx="2729230" cy="286385"/>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038AAA9A" w14:textId="1D9689B4"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Update Power Plant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5E0BD" id="_x0000_s1077" type="#_x0000_t202" style="position:absolute;left:0;text-align:left;margin-left:-16.2pt;margin-top:226pt;width:214.9pt;height:22.55pt;z-index:25196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Y+qJQIAACU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" stroked="f">
                <v:textbox>
                  <w:txbxContent>
                    <w:p w14:paraId="038AAA9A" w14:textId="1D9689B4"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Update Power Plant</w:t>
                      </w:r>
                    </w:p>
                  </w:txbxContent>
                </v:textbox>
                <w10:wrap type="topAndBottom"/>
              </v:shape>
            </w:pict>
          </mc:Fallback>
        </mc:AlternateContent>
      </w:r>
      <w:r w:rsidR="00677E18"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947520" behindDoc="0" locked="0" layoutInCell="1" allowOverlap="1" wp14:anchorId="789591B7" wp14:editId="627DD2BD">
                <wp:simplePos x="0" y="0"/>
                <wp:positionH relativeFrom="column">
                  <wp:posOffset>2971165</wp:posOffset>
                </wp:positionH>
                <wp:positionV relativeFrom="paragraph">
                  <wp:posOffset>735330</wp:posOffset>
                </wp:positionV>
                <wp:extent cx="2729230" cy="286385"/>
                <wp:effectExtent l="0" t="0" r="0" b="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0B149B9E" w14:textId="41E7F491"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Delete Pending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591B7" id="_x0000_s1078" type="#_x0000_t202" style="position:absolute;left:0;text-align:left;margin-left:233.95pt;margin-top:57.9pt;width:214.9pt;height:22.55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" stroked="f">
                <v:textbox>
                  <w:txbxContent>
                    <w:p w14:paraId="0B149B9E" w14:textId="41E7F491"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Delete Pending User</w:t>
                      </w:r>
                    </w:p>
                  </w:txbxContent>
                </v:textbox>
                <w10:wrap type="topAndBottom"/>
              </v:shape>
            </w:pict>
          </mc:Fallback>
        </mc:AlternateContent>
      </w:r>
      <w:r w:rsidR="00677E18"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934208" behindDoc="0" locked="0" layoutInCell="1" allowOverlap="1" wp14:anchorId="0A2E92C1" wp14:editId="46E1E4AF">
                <wp:simplePos x="0" y="0"/>
                <wp:positionH relativeFrom="column">
                  <wp:posOffset>-290195</wp:posOffset>
                </wp:positionH>
                <wp:positionV relativeFrom="paragraph">
                  <wp:posOffset>682625</wp:posOffset>
                </wp:positionV>
                <wp:extent cx="2729230" cy="286385"/>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0D61FEEC" w14:textId="1538CA92"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Add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E92C1" id="_x0000_s1079" type="#_x0000_t202" style="position:absolute;left:0;text-align:left;margin-left:-22.85pt;margin-top:53.75pt;width:214.9pt;height:22.55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" stroked="f">
                <v:textbox>
                  <w:txbxContent>
                    <w:p w14:paraId="0D61FEEC" w14:textId="1538CA92"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Add Users</w:t>
                      </w:r>
                    </w:p>
                  </w:txbxContent>
                </v:textbox>
                <w10:wrap type="topAndBottom"/>
              </v:shape>
            </w:pict>
          </mc:Fallback>
        </mc:AlternateContent>
      </w:r>
      <w:r w:rsidR="00677E18">
        <w:rPr>
          <w:rFonts w:ascii="Times New Roman" w:hAnsi="Times New Roman" w:cs="Times New Roman"/>
          <w:b/>
          <w:bCs/>
          <w:noProof/>
          <w:sz w:val="28"/>
          <w:szCs w:val="28"/>
        </w:rPr>
        <w:drawing>
          <wp:anchor distT="0" distB="0" distL="114300" distR="114300" simplePos="0" relativeHeight="251841024" behindDoc="0" locked="0" layoutInCell="1" allowOverlap="1" wp14:anchorId="3D52FBB5" wp14:editId="33B0BD37">
            <wp:simplePos x="0" y="0"/>
            <wp:positionH relativeFrom="column">
              <wp:posOffset>3061144</wp:posOffset>
            </wp:positionH>
            <wp:positionV relativeFrom="paragraph">
              <wp:posOffset>1026795</wp:posOffset>
            </wp:positionV>
            <wp:extent cx="2880360" cy="1732547"/>
            <wp:effectExtent l="19050" t="19050" r="15240" b="20320"/>
            <wp:wrapTopAndBottom/>
            <wp:docPr id="230" name="Picture 2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Delet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360" cy="173254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77E18">
        <w:rPr>
          <w:rFonts w:ascii="Times New Roman" w:hAnsi="Times New Roman" w:cs="Times New Roman"/>
          <w:b/>
          <w:bCs/>
          <w:noProof/>
          <w:sz w:val="28"/>
          <w:szCs w:val="28"/>
        </w:rPr>
        <w:drawing>
          <wp:anchor distT="0" distB="0" distL="114300" distR="114300" simplePos="0" relativeHeight="251808256" behindDoc="0" locked="0" layoutInCell="1" allowOverlap="1" wp14:anchorId="0E8D141B" wp14:editId="3709C30A">
            <wp:simplePos x="0" y="0"/>
            <wp:positionH relativeFrom="column">
              <wp:posOffset>-209550</wp:posOffset>
            </wp:positionH>
            <wp:positionV relativeFrom="paragraph">
              <wp:posOffset>1022350</wp:posOffset>
            </wp:positionV>
            <wp:extent cx="2880360" cy="1737995"/>
            <wp:effectExtent l="19050" t="19050" r="15240" b="14605"/>
            <wp:wrapTopAndBottom/>
            <wp:docPr id="229" name="Picture 2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dd Us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80360" cy="17379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77E18" w:rsidRPr="0067621C">
        <w:rPr>
          <w:rFonts w:ascii="Times New Roman" w:hAnsi="Times New Roman" w:cs="Times New Roman"/>
          <w:b/>
          <w:bCs/>
          <w:noProof/>
          <w:color w:val="auto"/>
          <w:sz w:val="28"/>
          <w:szCs w:val="28"/>
        </w:rPr>
        <mc:AlternateContent>
          <mc:Choice Requires="wps">
            <w:drawing>
              <wp:anchor distT="45720" distB="45720" distL="114300" distR="114300" simplePos="0" relativeHeight="251920896" behindDoc="0" locked="0" layoutInCell="1" allowOverlap="1" wp14:anchorId="7362AEF6" wp14:editId="65405142">
                <wp:simplePos x="0" y="0"/>
                <wp:positionH relativeFrom="column">
                  <wp:posOffset>-290195</wp:posOffset>
                </wp:positionH>
                <wp:positionV relativeFrom="paragraph">
                  <wp:posOffset>304800</wp:posOffset>
                </wp:positionV>
                <wp:extent cx="2729230" cy="286385"/>
                <wp:effectExtent l="0" t="0" r="0" b="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32A2942C" w14:textId="59A8A8B4"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P</w:t>
                            </w:r>
                            <w:r w:rsidRPr="0067621C">
                              <w:rPr>
                                <w:rFonts w:ascii="Times New Roman" w:hAnsi="Times New Roman" w:cs="Times New Roman"/>
                                <w:b/>
                                <w:bCs/>
                                <w:sz w:val="24"/>
                                <w:szCs w:val="24"/>
                              </w:rPr>
                              <w:t>ostman screenshots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2AEF6" id="_x0000_s1080" type="#_x0000_t202" style="position:absolute;left:0;text-align:left;margin-left:-22.85pt;margin-top:24pt;width:214.9pt;height:22.55pt;z-index:25192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DTJQIAACU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" stroked="f">
                <v:textbox>
                  <w:txbxContent>
                    <w:p w14:paraId="32A2942C" w14:textId="59A8A8B4" w:rsidR="00FA2962" w:rsidRPr="0067621C" w:rsidRDefault="00FA2962">
                      <w:pPr>
                        <w:rPr>
                          <w:rFonts w:ascii="Times New Roman" w:hAnsi="Times New Roman" w:cs="Times New Roman"/>
                          <w:b/>
                          <w:bCs/>
                          <w:sz w:val="24"/>
                          <w:szCs w:val="24"/>
                        </w:rPr>
                      </w:pPr>
                      <w:r>
                        <w:rPr>
                          <w:rFonts w:ascii="Times New Roman" w:hAnsi="Times New Roman" w:cs="Times New Roman"/>
                          <w:b/>
                          <w:bCs/>
                          <w:sz w:val="24"/>
                          <w:szCs w:val="24"/>
                        </w:rPr>
                        <w:t>P</w:t>
                      </w:r>
                      <w:r w:rsidRPr="0067621C">
                        <w:rPr>
                          <w:rFonts w:ascii="Times New Roman" w:hAnsi="Times New Roman" w:cs="Times New Roman"/>
                          <w:b/>
                          <w:bCs/>
                          <w:sz w:val="24"/>
                          <w:szCs w:val="24"/>
                        </w:rPr>
                        <w:t>ostman screenshots</w:t>
                      </w:r>
                    </w:p>
                  </w:txbxContent>
                </v:textbox>
                <w10:wrap type="topAndBottom"/>
              </v:shape>
            </w:pict>
          </mc:Fallback>
        </mc:AlternateContent>
      </w:r>
      <w:r w:rsidR="00426945" w:rsidRPr="00426945">
        <w:rPr>
          <w:rFonts w:ascii="Times New Roman" w:hAnsi="Times New Roman" w:cs="Times New Roman"/>
          <w:b/>
          <w:bCs/>
          <w:color w:val="auto"/>
          <w:sz w:val="28"/>
          <w:szCs w:val="28"/>
        </w:rPr>
        <w:t>Assumptions and any other details</w:t>
      </w:r>
      <w:r w:rsidR="007F4F2E">
        <w:rPr>
          <w:noProof/>
        </w:rPr>
        <w:t>.</w:t>
      </w:r>
      <w:bookmarkEnd w:id="34"/>
    </w:p>
    <w:p w14:paraId="0D14C091" w14:textId="69EF452D" w:rsidR="0013473A" w:rsidRPr="0013473A" w:rsidRDefault="0013473A" w:rsidP="0013473A"/>
    <w:p w14:paraId="27719BCF" w14:textId="32EF3F87" w:rsidR="00453045" w:rsidRDefault="00453045" w:rsidP="00412A83">
      <w:pPr>
        <w:pStyle w:val="Heading3"/>
        <w:numPr>
          <w:ilvl w:val="1"/>
          <w:numId w:val="12"/>
        </w:numPr>
        <w:rPr>
          <w:rFonts w:ascii="Times New Roman" w:hAnsi="Times New Roman" w:cs="Times New Roman"/>
          <w:b/>
          <w:bCs/>
          <w:color w:val="auto"/>
          <w:sz w:val="28"/>
          <w:szCs w:val="28"/>
        </w:rPr>
      </w:pPr>
      <w:bookmarkStart w:id="35" w:name="_Toc101893220"/>
      <w:r w:rsidRPr="007E3A6D">
        <w:rPr>
          <w:rFonts w:ascii="Times New Roman" w:hAnsi="Times New Roman" w:cs="Times New Roman"/>
          <w:b/>
          <w:bCs/>
          <w:color w:val="auto"/>
          <w:sz w:val="28"/>
          <w:szCs w:val="28"/>
        </w:rPr>
        <w:t>Individual Sections – IT20</w:t>
      </w:r>
      <w:r w:rsidR="00337BD6" w:rsidRPr="007E3A6D">
        <w:rPr>
          <w:rFonts w:ascii="Times New Roman" w:hAnsi="Times New Roman" w:cs="Times New Roman"/>
          <w:b/>
          <w:bCs/>
          <w:color w:val="auto"/>
          <w:sz w:val="28"/>
          <w:szCs w:val="28"/>
        </w:rPr>
        <w:t>243876</w:t>
      </w:r>
      <w:r w:rsidR="00A03D91" w:rsidRPr="007E3A6D">
        <w:rPr>
          <w:rFonts w:ascii="Times New Roman" w:hAnsi="Times New Roman" w:cs="Times New Roman"/>
          <w:b/>
          <w:bCs/>
          <w:color w:val="auto"/>
          <w:sz w:val="28"/>
          <w:szCs w:val="28"/>
        </w:rPr>
        <w:t xml:space="preserve"> – Meter Reader and</w:t>
      </w:r>
      <w:r w:rsidR="007F4F2E" w:rsidRPr="007E3A6D">
        <w:rPr>
          <w:rFonts w:ascii="Times New Roman" w:hAnsi="Times New Roman" w:cs="Times New Roman"/>
          <w:b/>
          <w:bCs/>
          <w:color w:val="auto"/>
          <w:sz w:val="28"/>
          <w:szCs w:val="28"/>
        </w:rPr>
        <w:t xml:space="preserve"> </w:t>
      </w:r>
      <w:r w:rsidR="00A03D91" w:rsidRPr="007E3A6D">
        <w:rPr>
          <w:rFonts w:ascii="Times New Roman" w:hAnsi="Times New Roman" w:cs="Times New Roman"/>
          <w:b/>
          <w:bCs/>
          <w:color w:val="auto"/>
          <w:sz w:val="28"/>
          <w:szCs w:val="28"/>
        </w:rPr>
        <w:t>Management</w:t>
      </w:r>
      <w:bookmarkEnd w:id="35"/>
    </w:p>
    <w:p w14:paraId="1F64E813" w14:textId="77777777" w:rsidR="007E3A6D" w:rsidRPr="007E3A6D" w:rsidRDefault="007E3A6D" w:rsidP="007E3A6D"/>
    <w:p w14:paraId="4C73134A" w14:textId="650B078E" w:rsidR="00453045" w:rsidRDefault="00453045" w:rsidP="00412A83">
      <w:pPr>
        <w:pStyle w:val="Heading2"/>
        <w:numPr>
          <w:ilvl w:val="2"/>
          <w:numId w:val="13"/>
        </w:numPr>
        <w:ind w:left="1530"/>
        <w:rPr>
          <w:rFonts w:ascii="Times New Roman" w:hAnsi="Times New Roman" w:cs="Times New Roman"/>
          <w:b/>
          <w:bCs/>
          <w:color w:val="auto"/>
          <w:sz w:val="28"/>
          <w:szCs w:val="28"/>
        </w:rPr>
      </w:pPr>
      <w:bookmarkStart w:id="36" w:name="_Toc101893221"/>
      <w:r w:rsidRPr="00B90E33">
        <w:rPr>
          <w:rFonts w:ascii="Times New Roman" w:hAnsi="Times New Roman" w:cs="Times New Roman"/>
          <w:b/>
          <w:bCs/>
          <w:color w:val="auto"/>
          <w:sz w:val="28"/>
          <w:szCs w:val="28"/>
        </w:rPr>
        <w:t>Service design</w:t>
      </w:r>
      <w:bookmarkEnd w:id="36"/>
    </w:p>
    <w:p w14:paraId="732DB9C2" w14:textId="77777777" w:rsidR="00022C94" w:rsidRPr="00022C94" w:rsidRDefault="00022C94" w:rsidP="00022C94"/>
    <w:p w14:paraId="0F2CB24E" w14:textId="40C11A53" w:rsidR="005A246E" w:rsidRPr="005A246E" w:rsidRDefault="005A246E" w:rsidP="00BA5F55">
      <w:pPr>
        <w:ind w:firstLine="720"/>
        <w:jc w:val="both"/>
      </w:pPr>
      <w:r w:rsidRPr="003820FA">
        <w:rPr>
          <w:rFonts w:ascii="Times New Roman" w:hAnsi="Times New Roman" w:cs="Times New Roman"/>
          <w:sz w:val="24"/>
          <w:szCs w:val="24"/>
        </w:rPr>
        <w:t>This function is used to Meter readings. You must first select a user. You should then check the old bill of that user. If the bill is not paid, leave a comment and you will receive the meter status. The details are put in the new bill and the old bill is deleted. The bill is created with the number of units used for the new bill</w:t>
      </w:r>
    </w:p>
    <w:p w14:paraId="75B7D579" w14:textId="57CAD8E0" w:rsidR="00453045" w:rsidRDefault="00453045" w:rsidP="00412A83">
      <w:pPr>
        <w:pStyle w:val="Heading3"/>
        <w:numPr>
          <w:ilvl w:val="3"/>
          <w:numId w:val="14"/>
        </w:numPr>
        <w:ind w:left="1890" w:hanging="810"/>
        <w:rPr>
          <w:rFonts w:ascii="Times New Roman" w:hAnsi="Times New Roman" w:cs="Times New Roman"/>
          <w:b/>
          <w:bCs/>
          <w:color w:val="auto"/>
        </w:rPr>
      </w:pPr>
      <w:bookmarkStart w:id="37" w:name="_Toc101893222"/>
      <w:r w:rsidRPr="00C95249">
        <w:rPr>
          <w:rFonts w:ascii="Times New Roman" w:hAnsi="Times New Roman" w:cs="Times New Roman"/>
          <w:b/>
          <w:bCs/>
          <w:color w:val="auto"/>
        </w:rPr>
        <w:lastRenderedPageBreak/>
        <w:t xml:space="preserve">API Of </w:t>
      </w:r>
      <w:r>
        <w:rPr>
          <w:rFonts w:ascii="Times New Roman" w:hAnsi="Times New Roman" w:cs="Times New Roman"/>
          <w:b/>
          <w:bCs/>
          <w:color w:val="auto"/>
        </w:rPr>
        <w:t>t</w:t>
      </w:r>
      <w:r w:rsidRPr="00C95249">
        <w:rPr>
          <w:rFonts w:ascii="Times New Roman" w:hAnsi="Times New Roman" w:cs="Times New Roman"/>
          <w:b/>
          <w:bCs/>
          <w:color w:val="auto"/>
        </w:rPr>
        <w:t>he Service</w:t>
      </w:r>
      <w:bookmarkEnd w:id="37"/>
    </w:p>
    <w:p w14:paraId="1BEEE3BE" w14:textId="29DBBCCD" w:rsidR="00B43D1E" w:rsidRPr="00B43D1E" w:rsidRDefault="00B43D1E" w:rsidP="00B43D1E">
      <w:r>
        <w:rPr>
          <w:noProof/>
        </w:rPr>
        <w:drawing>
          <wp:anchor distT="0" distB="0" distL="114300" distR="114300" simplePos="0" relativeHeight="251113984" behindDoc="0" locked="0" layoutInCell="1" allowOverlap="1" wp14:anchorId="10C33A30" wp14:editId="2D47204D">
            <wp:simplePos x="0" y="0"/>
            <wp:positionH relativeFrom="column">
              <wp:posOffset>933450</wp:posOffset>
            </wp:positionH>
            <wp:positionV relativeFrom="paragraph">
              <wp:posOffset>223520</wp:posOffset>
            </wp:positionV>
            <wp:extent cx="4095818" cy="2029968"/>
            <wp:effectExtent l="0" t="0" r="0" b="889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I.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95818" cy="2029968"/>
                    </a:xfrm>
                    <a:prstGeom prst="rect">
                      <a:avLst/>
                    </a:prstGeom>
                  </pic:spPr>
                </pic:pic>
              </a:graphicData>
            </a:graphic>
            <wp14:sizeRelH relativeFrom="page">
              <wp14:pctWidth>0</wp14:pctWidth>
            </wp14:sizeRelH>
            <wp14:sizeRelV relativeFrom="page">
              <wp14:pctHeight>0</wp14:pctHeight>
            </wp14:sizeRelV>
          </wp:anchor>
        </w:drawing>
      </w:r>
    </w:p>
    <w:p w14:paraId="60DFA79F" w14:textId="22802A19" w:rsidR="00640322" w:rsidRPr="00640322" w:rsidRDefault="00640322" w:rsidP="00640322"/>
    <w:p w14:paraId="27AAFFBD" w14:textId="77777777" w:rsidR="00B43D1E" w:rsidRPr="00B43D1E" w:rsidRDefault="00B43D1E" w:rsidP="00412A83">
      <w:pPr>
        <w:pStyle w:val="ListParagraph"/>
        <w:numPr>
          <w:ilvl w:val="0"/>
          <w:numId w:val="38"/>
        </w:numPr>
        <w:rPr>
          <w:rFonts w:ascii="Times New Roman" w:hAnsi="Times New Roman" w:cs="Times New Roman"/>
          <w:b/>
          <w:bCs/>
          <w:sz w:val="24"/>
          <w:szCs w:val="24"/>
        </w:rPr>
      </w:pPr>
      <w:r w:rsidRPr="00B43D1E">
        <w:rPr>
          <w:rFonts w:ascii="Times New Roman" w:hAnsi="Times New Roman" w:cs="Times New Roman"/>
          <w:b/>
          <w:bCs/>
          <w:sz w:val="24"/>
          <w:szCs w:val="24"/>
        </w:rPr>
        <w:t>Register Customer (POST)</w:t>
      </w:r>
    </w:p>
    <w:p w14:paraId="6621AFA7" w14:textId="3271FC0E" w:rsidR="00B43D1E" w:rsidRPr="002F194F" w:rsidRDefault="00B43D1E"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Resource:</w:t>
      </w:r>
      <w:r>
        <w:rPr>
          <w:rFonts w:ascii="Times New Roman" w:hAnsi="Times New Roman" w:cs="Times New Roman"/>
          <w:sz w:val="24"/>
          <w:szCs w:val="24"/>
        </w:rPr>
        <w:t xml:space="preserve"> </w:t>
      </w:r>
      <w:r w:rsidR="005E70AC">
        <w:rPr>
          <w:rFonts w:ascii="Times New Roman" w:hAnsi="Times New Roman" w:cs="Times New Roman"/>
          <w:sz w:val="24"/>
          <w:szCs w:val="24"/>
        </w:rPr>
        <w:t>MeterUnit</w:t>
      </w:r>
    </w:p>
    <w:p w14:paraId="355C8A23" w14:textId="43FD3999" w:rsidR="00B43D1E" w:rsidRPr="002F194F" w:rsidRDefault="00B43D1E"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Request:</w:t>
      </w:r>
      <w:r>
        <w:rPr>
          <w:rFonts w:ascii="Times New Roman" w:hAnsi="Times New Roman" w:cs="Times New Roman"/>
          <w:sz w:val="24"/>
          <w:szCs w:val="24"/>
        </w:rPr>
        <w:t xml:space="preserve"> </w:t>
      </w:r>
      <w:r w:rsidRPr="002F194F">
        <w:rPr>
          <w:rFonts w:ascii="Times New Roman" w:hAnsi="Times New Roman" w:cs="Times New Roman"/>
          <w:sz w:val="24"/>
          <w:szCs w:val="24"/>
        </w:rPr>
        <w:t xml:space="preserve">POST </w:t>
      </w:r>
      <w:r w:rsidRPr="00F201AE">
        <w:rPr>
          <w:rFonts w:ascii="Times New Roman" w:hAnsi="Times New Roman" w:cs="Times New Roman"/>
          <w:sz w:val="24"/>
          <w:szCs w:val="24"/>
        </w:rPr>
        <w:t>ElectroG</w:t>
      </w:r>
      <w:r w:rsidRPr="002F194F">
        <w:rPr>
          <w:rFonts w:ascii="Times New Roman" w:hAnsi="Times New Roman" w:cs="Times New Roman"/>
          <w:sz w:val="24"/>
          <w:szCs w:val="24"/>
        </w:rPr>
        <w:t>/</w:t>
      </w:r>
      <w:r w:rsidRPr="00B43D1E">
        <w:rPr>
          <w:rFonts w:ascii="Times New Roman" w:hAnsi="Times New Roman" w:cs="Times New Roman"/>
          <w:sz w:val="24"/>
          <w:szCs w:val="24"/>
        </w:rPr>
        <w:t>MeterReader</w:t>
      </w:r>
      <w:r w:rsidRPr="002F194F">
        <w:rPr>
          <w:rFonts w:ascii="Times New Roman" w:hAnsi="Times New Roman" w:cs="Times New Roman"/>
          <w:sz w:val="24"/>
          <w:szCs w:val="24"/>
        </w:rPr>
        <w:t>/</w:t>
      </w:r>
      <w:r>
        <w:rPr>
          <w:rFonts w:ascii="Times New Roman" w:hAnsi="Times New Roman" w:cs="Times New Roman"/>
          <w:sz w:val="24"/>
          <w:szCs w:val="24"/>
        </w:rPr>
        <w:t>Add</w:t>
      </w:r>
    </w:p>
    <w:p w14:paraId="3A2C2CD8" w14:textId="77777777" w:rsidR="00B43D1E" w:rsidRPr="002F194F" w:rsidRDefault="00B43D1E"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Media:</w:t>
      </w:r>
      <w:r>
        <w:rPr>
          <w:rFonts w:ascii="Times New Roman" w:hAnsi="Times New Roman" w:cs="Times New Roman"/>
          <w:sz w:val="24"/>
          <w:szCs w:val="24"/>
        </w:rPr>
        <w:t xml:space="preserve"> </w:t>
      </w:r>
      <w:r w:rsidRPr="002F194F">
        <w:rPr>
          <w:rFonts w:ascii="Times New Roman" w:hAnsi="Times New Roman" w:cs="Times New Roman"/>
          <w:sz w:val="24"/>
          <w:szCs w:val="24"/>
        </w:rPr>
        <w:t>Form data - URL encoded</w:t>
      </w:r>
    </w:p>
    <w:p w14:paraId="4BC122ED" w14:textId="03212D0C" w:rsidR="00B43D1E" w:rsidRPr="00F201AE" w:rsidRDefault="00B43D1E"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Data:</w:t>
      </w:r>
      <w:r w:rsidRPr="002F194F">
        <w:rPr>
          <w:rFonts w:ascii="Times New Roman" w:hAnsi="Times New Roman" w:cs="Times New Roman"/>
          <w:sz w:val="24"/>
          <w:szCs w:val="24"/>
        </w:rPr>
        <w:t xml:space="preserve"> </w:t>
      </w:r>
      <w:r>
        <w:rPr>
          <w:rFonts w:ascii="Times New Roman" w:hAnsi="Times New Roman" w:cs="Times New Roman"/>
          <w:sz w:val="24"/>
          <w:szCs w:val="24"/>
        </w:rPr>
        <w:t>UserID</w:t>
      </w:r>
      <w:r w:rsidRPr="002F194F">
        <w:rPr>
          <w:rFonts w:ascii="Times New Roman" w:hAnsi="Times New Roman" w:cs="Times New Roman"/>
          <w:sz w:val="24"/>
          <w:szCs w:val="24"/>
        </w:rPr>
        <w:t xml:space="preserve">: </w:t>
      </w:r>
      <w:r>
        <w:rPr>
          <w:rFonts w:ascii="Times New Roman" w:hAnsi="Times New Roman" w:cs="Times New Roman"/>
          <w:sz w:val="24"/>
          <w:szCs w:val="24"/>
        </w:rPr>
        <w:t>“P4_01”</w:t>
      </w:r>
      <w:r w:rsidRPr="002F194F">
        <w:rPr>
          <w:rFonts w:ascii="Times New Roman" w:hAnsi="Times New Roman" w:cs="Times New Roman"/>
          <w:sz w:val="24"/>
          <w:szCs w:val="24"/>
        </w:rPr>
        <w:t xml:space="preserve">, </w:t>
      </w:r>
      <w:r>
        <w:rPr>
          <w:rFonts w:ascii="Times New Roman" w:hAnsi="Times New Roman" w:cs="Times New Roman"/>
          <w:sz w:val="24"/>
          <w:szCs w:val="24"/>
        </w:rPr>
        <w:t>FullName</w:t>
      </w:r>
      <w:r w:rsidRPr="002F194F">
        <w:rPr>
          <w:rFonts w:ascii="Times New Roman" w:hAnsi="Times New Roman" w:cs="Times New Roman"/>
          <w:sz w:val="24"/>
          <w:szCs w:val="24"/>
        </w:rPr>
        <w:t>:</w:t>
      </w:r>
      <w:r>
        <w:rPr>
          <w:rFonts w:ascii="Times New Roman" w:hAnsi="Times New Roman" w:cs="Times New Roman"/>
          <w:sz w:val="24"/>
          <w:szCs w:val="24"/>
        </w:rPr>
        <w:t xml:space="preserve"> “Pamuditha”</w:t>
      </w:r>
      <w:r w:rsidRPr="002F194F">
        <w:rPr>
          <w:rFonts w:ascii="Times New Roman" w:hAnsi="Times New Roman" w:cs="Times New Roman"/>
          <w:sz w:val="24"/>
          <w:szCs w:val="24"/>
        </w:rPr>
        <w:t>,</w:t>
      </w:r>
      <w:r>
        <w:rPr>
          <w:rFonts w:ascii="Times New Roman" w:hAnsi="Times New Roman" w:cs="Times New Roman"/>
          <w:sz w:val="24"/>
          <w:szCs w:val="24"/>
        </w:rPr>
        <w:t xml:space="preserve"> City: “Colombo”, MobileNumber: “0711584935”, Unit: “1”, Remark: No</w:t>
      </w:r>
    </w:p>
    <w:p w14:paraId="4B65AA60" w14:textId="77777777" w:rsidR="00B43D1E" w:rsidRPr="002F194F" w:rsidRDefault="00B43D1E"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Response:</w:t>
      </w:r>
      <w:r w:rsidRPr="002F194F">
        <w:rPr>
          <w:rFonts w:ascii="Times New Roman" w:hAnsi="Times New Roman" w:cs="Times New Roman"/>
          <w:sz w:val="24"/>
          <w:szCs w:val="24"/>
        </w:rPr>
        <w:t xml:space="preserve"> Inserted successfully</w:t>
      </w:r>
    </w:p>
    <w:p w14:paraId="1645FB45" w14:textId="42AAB9CC" w:rsidR="00B43D1E" w:rsidRPr="00DE0BF5" w:rsidRDefault="00B43D1E"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URL:</w:t>
      </w:r>
      <w:r w:rsidRPr="002F194F">
        <w:rPr>
          <w:rFonts w:ascii="Times New Roman" w:hAnsi="Times New Roman" w:cs="Times New Roman"/>
          <w:sz w:val="24"/>
          <w:szCs w:val="24"/>
        </w:rPr>
        <w:t xml:space="preserve"> </w:t>
      </w:r>
      <w:hyperlink r:id="rId58" w:history="1">
        <w:r w:rsidRPr="00FB088D">
          <w:rPr>
            <w:rStyle w:val="Hyperlink"/>
            <w:rFonts w:ascii="Times New Roman" w:hAnsi="Times New Roman" w:cs="Times New Roman"/>
            <w:sz w:val="24"/>
            <w:szCs w:val="24"/>
          </w:rPr>
          <w:t xml:space="preserve">http://localhost:8080/PAF_Project_2022_GID_8/ElectroG/MeterReader/Add </w:t>
        </w:r>
      </w:hyperlink>
    </w:p>
    <w:p w14:paraId="15C54A1B" w14:textId="77777777" w:rsidR="00B43D1E" w:rsidRDefault="00B43D1E" w:rsidP="00B43D1E">
      <w:pPr>
        <w:pStyle w:val="ListParagraph"/>
        <w:spacing w:line="240" w:lineRule="auto"/>
        <w:ind w:left="450"/>
        <w:rPr>
          <w:rFonts w:ascii="Times New Roman" w:hAnsi="Times New Roman" w:cs="Times New Roman"/>
          <w:sz w:val="24"/>
          <w:szCs w:val="24"/>
        </w:rPr>
      </w:pPr>
    </w:p>
    <w:p w14:paraId="4CB89E96" w14:textId="77777777" w:rsidR="00B43D1E" w:rsidRPr="00B43D1E" w:rsidRDefault="00B43D1E" w:rsidP="00412A83">
      <w:pPr>
        <w:pStyle w:val="ListParagraph"/>
        <w:numPr>
          <w:ilvl w:val="0"/>
          <w:numId w:val="38"/>
        </w:numPr>
        <w:rPr>
          <w:rFonts w:ascii="Times New Roman" w:hAnsi="Times New Roman" w:cs="Times New Roman"/>
          <w:b/>
          <w:bCs/>
          <w:sz w:val="24"/>
          <w:szCs w:val="24"/>
        </w:rPr>
      </w:pPr>
      <w:r w:rsidRPr="00B43D1E">
        <w:rPr>
          <w:rFonts w:ascii="Times New Roman" w:hAnsi="Times New Roman" w:cs="Times New Roman"/>
          <w:b/>
          <w:bCs/>
          <w:sz w:val="24"/>
          <w:szCs w:val="24"/>
        </w:rPr>
        <w:t>Update User Profile (PUT)</w:t>
      </w:r>
    </w:p>
    <w:p w14:paraId="61A8C3D8" w14:textId="77777777" w:rsidR="00B43D1E" w:rsidRPr="00A13898" w:rsidRDefault="00B43D1E" w:rsidP="00412A83">
      <w:pPr>
        <w:pStyle w:val="ListParagraph"/>
        <w:numPr>
          <w:ilvl w:val="0"/>
          <w:numId w:val="32"/>
        </w:numPr>
        <w:rPr>
          <w:rFonts w:ascii="Times New Roman" w:hAnsi="Times New Roman" w:cs="Times New Roman"/>
          <w:sz w:val="24"/>
          <w:szCs w:val="24"/>
        </w:rPr>
      </w:pPr>
      <w:r w:rsidRPr="00447D11">
        <w:rPr>
          <w:rFonts w:ascii="Times New Roman" w:hAnsi="Times New Roman" w:cs="Times New Roman"/>
          <w:b/>
          <w:bCs/>
          <w:sz w:val="24"/>
          <w:szCs w:val="24"/>
        </w:rPr>
        <w:t>Resource:</w:t>
      </w:r>
      <w:r w:rsidRPr="00A13898">
        <w:rPr>
          <w:rFonts w:ascii="Times New Roman" w:hAnsi="Times New Roman" w:cs="Times New Roman"/>
          <w:sz w:val="24"/>
          <w:szCs w:val="24"/>
        </w:rPr>
        <w:t xml:space="preserve"> </w:t>
      </w:r>
      <w:r>
        <w:rPr>
          <w:rFonts w:ascii="Times New Roman" w:hAnsi="Times New Roman" w:cs="Times New Roman"/>
          <w:sz w:val="24"/>
          <w:szCs w:val="24"/>
        </w:rPr>
        <w:t>PowerPlant</w:t>
      </w:r>
    </w:p>
    <w:p w14:paraId="226E3021" w14:textId="51AB007E" w:rsidR="00B43D1E" w:rsidRPr="00A13898" w:rsidRDefault="00B43D1E" w:rsidP="00412A83">
      <w:pPr>
        <w:pStyle w:val="ListParagraph"/>
        <w:numPr>
          <w:ilvl w:val="0"/>
          <w:numId w:val="32"/>
        </w:numPr>
        <w:rPr>
          <w:rFonts w:ascii="Times New Roman" w:hAnsi="Times New Roman" w:cs="Times New Roman"/>
          <w:sz w:val="24"/>
          <w:szCs w:val="24"/>
        </w:rPr>
      </w:pPr>
      <w:r w:rsidRPr="00447D11">
        <w:rPr>
          <w:rFonts w:ascii="Times New Roman" w:hAnsi="Times New Roman" w:cs="Times New Roman"/>
          <w:b/>
          <w:bCs/>
          <w:sz w:val="24"/>
          <w:szCs w:val="24"/>
        </w:rPr>
        <w:t>Request:</w:t>
      </w:r>
      <w:r w:rsidRPr="00A13898">
        <w:rPr>
          <w:rFonts w:ascii="Times New Roman" w:hAnsi="Times New Roman" w:cs="Times New Roman"/>
          <w:sz w:val="24"/>
          <w:szCs w:val="24"/>
        </w:rPr>
        <w:t xml:space="preserve"> </w:t>
      </w:r>
      <w:r>
        <w:rPr>
          <w:rFonts w:ascii="Times New Roman" w:hAnsi="Times New Roman" w:cs="Times New Roman"/>
          <w:sz w:val="24"/>
          <w:szCs w:val="24"/>
        </w:rPr>
        <w:t>PUT</w:t>
      </w:r>
      <w:r w:rsidRPr="00A13898">
        <w:rPr>
          <w:rFonts w:ascii="Times New Roman" w:hAnsi="Times New Roman" w:cs="Times New Roman"/>
          <w:sz w:val="24"/>
          <w:szCs w:val="24"/>
        </w:rPr>
        <w:t xml:space="preserve"> ElectroG/</w:t>
      </w:r>
      <w:r w:rsidR="00F15096" w:rsidRPr="00B43D1E">
        <w:rPr>
          <w:rFonts w:ascii="Times New Roman" w:hAnsi="Times New Roman" w:cs="Times New Roman"/>
          <w:sz w:val="24"/>
          <w:szCs w:val="24"/>
        </w:rPr>
        <w:t>MeterReader</w:t>
      </w:r>
      <w:r w:rsidRPr="00A13898">
        <w:rPr>
          <w:rFonts w:ascii="Times New Roman" w:hAnsi="Times New Roman" w:cs="Times New Roman"/>
          <w:sz w:val="24"/>
          <w:szCs w:val="24"/>
        </w:rPr>
        <w:t>/</w:t>
      </w:r>
      <w:r w:rsidRPr="003E1511">
        <w:rPr>
          <w:rFonts w:ascii="Times New Roman" w:hAnsi="Times New Roman" w:cs="Times New Roman"/>
          <w:sz w:val="24"/>
          <w:szCs w:val="24"/>
        </w:rPr>
        <w:t>Update</w:t>
      </w:r>
    </w:p>
    <w:p w14:paraId="783922B9" w14:textId="77777777" w:rsidR="00B43D1E" w:rsidRPr="002D0CE6" w:rsidRDefault="00B43D1E" w:rsidP="00412A83">
      <w:pPr>
        <w:pStyle w:val="ListParagraph"/>
        <w:numPr>
          <w:ilvl w:val="0"/>
          <w:numId w:val="32"/>
        </w:numPr>
        <w:rPr>
          <w:rFonts w:ascii="Times New Roman" w:hAnsi="Times New Roman" w:cs="Times New Roman"/>
          <w:sz w:val="24"/>
          <w:szCs w:val="24"/>
        </w:rPr>
      </w:pPr>
      <w:r w:rsidRPr="00020154">
        <w:rPr>
          <w:rFonts w:ascii="Times New Roman" w:hAnsi="Times New Roman" w:cs="Times New Roman"/>
          <w:b/>
          <w:bCs/>
          <w:noProof/>
          <w:sz w:val="24"/>
          <w:szCs w:val="24"/>
        </w:rPr>
        <mc:AlternateContent>
          <mc:Choice Requires="wps">
            <w:drawing>
              <wp:anchor distT="45720" distB="45720" distL="114300" distR="114300" simplePos="0" relativeHeight="251117056" behindDoc="0" locked="0" layoutInCell="1" allowOverlap="1" wp14:anchorId="207271CF" wp14:editId="6184DD6D">
                <wp:simplePos x="0" y="0"/>
                <wp:positionH relativeFrom="column">
                  <wp:posOffset>1171575</wp:posOffset>
                </wp:positionH>
                <wp:positionV relativeFrom="paragraph">
                  <wp:posOffset>222885</wp:posOffset>
                </wp:positionV>
                <wp:extent cx="2228850" cy="742950"/>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74295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6DE6D565" w14:textId="77777777" w:rsidR="00FA2962" w:rsidRPr="00DF0241" w:rsidRDefault="00FA2962" w:rsidP="00B43D1E">
                            <w:pPr>
                              <w:pStyle w:val="NoSpacing"/>
                              <w:rPr>
                                <w:rFonts w:ascii="Times New Roman" w:hAnsi="Times New Roman" w:cs="Times New Roman"/>
                                <w:sz w:val="20"/>
                                <w:szCs w:val="20"/>
                              </w:rPr>
                            </w:pPr>
                            <w:proofErr w:type="spellStart"/>
                            <w:r w:rsidRPr="00DF0241">
                              <w:rPr>
                                <w:rFonts w:ascii="Courier New" w:eastAsia="Times New Roman" w:hAnsi="Courier New" w:cs="Courier New"/>
                                <w:color w:val="A31515"/>
                                <w:sz w:val="18"/>
                                <w:szCs w:val="18"/>
                              </w:rPr>
                              <w:t>UserD</w:t>
                            </w:r>
                            <w:r>
                              <w:rPr>
                                <w:rFonts w:ascii="Courier New" w:eastAsia="Times New Roman" w:hAnsi="Courier New" w:cs="Courier New"/>
                                <w:color w:val="A31515"/>
                                <w:sz w:val="18"/>
                                <w:szCs w:val="18"/>
                              </w:rPr>
                              <w:t>ata</w:t>
                            </w:r>
                            <w:proofErr w:type="spellEnd"/>
                            <w:r w:rsidRPr="00DF0241">
                              <w:rPr>
                                <w:rFonts w:ascii="Courier New" w:eastAsia="Times New Roman" w:hAnsi="Courier New" w:cs="Courier New"/>
                                <w:color w:val="000000"/>
                                <w:sz w:val="18"/>
                                <w:szCs w:val="18"/>
                              </w:rPr>
                              <w:t xml:space="preserve"> {</w:t>
                            </w:r>
                          </w:p>
                          <w:p w14:paraId="4B956420" w14:textId="77777777" w:rsidR="00FA2962" w:rsidRPr="00DF0241" w:rsidRDefault="00FA2962" w:rsidP="00B43D1E">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"UserID"</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"P1_05"</w:t>
                            </w:r>
                            <w:r w:rsidRPr="00DF0241">
                              <w:rPr>
                                <w:rFonts w:ascii="Courier New" w:eastAsia="Times New Roman" w:hAnsi="Courier New" w:cs="Courier New"/>
                                <w:color w:val="000000"/>
                                <w:sz w:val="18"/>
                                <w:szCs w:val="18"/>
                              </w:rPr>
                              <w:t>,</w:t>
                            </w:r>
                          </w:p>
                          <w:p w14:paraId="3D2EF0C6" w14:textId="73B29C72" w:rsidR="00FA2962" w:rsidRPr="00DF0241" w:rsidRDefault="00FA2962" w:rsidP="00B43D1E">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w:t>
                            </w:r>
                            <w:r>
                              <w:rPr>
                                <w:rFonts w:ascii="Courier New" w:eastAsia="Times New Roman" w:hAnsi="Courier New" w:cs="Courier New"/>
                                <w:color w:val="A31515"/>
                                <w:sz w:val="18"/>
                                <w:szCs w:val="18"/>
                              </w:rPr>
                              <w:t>Remark</w:t>
                            </w:r>
                            <w:r w:rsidRPr="00DF0241">
                              <w:rPr>
                                <w:rFonts w:ascii="Courier New" w:eastAsia="Times New Roman" w:hAnsi="Courier New" w:cs="Courier New"/>
                                <w:color w:val="A31515"/>
                                <w:sz w:val="18"/>
                                <w:szCs w:val="18"/>
                              </w:rPr>
                              <w:t>"</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Not Pay Bill</w:t>
                            </w:r>
                            <w:r w:rsidRPr="00DF0241">
                              <w:rPr>
                                <w:rFonts w:ascii="Courier New" w:eastAsia="Times New Roman" w:hAnsi="Courier New" w:cs="Courier New"/>
                                <w:color w:val="0451A5"/>
                                <w:sz w:val="18"/>
                                <w:szCs w:val="18"/>
                              </w:rPr>
                              <w:t>"</w:t>
                            </w:r>
                          </w:p>
                          <w:p w14:paraId="4CD7AAE7" w14:textId="77777777" w:rsidR="00FA2962" w:rsidRPr="00FD27F3" w:rsidRDefault="00FA2962" w:rsidP="00B43D1E">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271CF" id="_x0000_s1081" type="#_x0000_t202" style="position:absolute;left:0;text-align:left;margin-left:92.25pt;margin-top:17.55pt;width:175.5pt;height:58.5pt;z-index:25111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" fillcolor="white [3201]" stroked="f" strokeweight="1pt">
                <v:textbox>
                  <w:txbxContent>
                    <w:p w14:paraId="6DE6D565" w14:textId="77777777" w:rsidR="00FA2962" w:rsidRPr="00DF0241" w:rsidRDefault="00FA2962" w:rsidP="00B43D1E">
                      <w:pPr>
                        <w:pStyle w:val="NoSpacing"/>
                        <w:rPr>
                          <w:rFonts w:ascii="Times New Roman" w:hAnsi="Times New Roman" w:cs="Times New Roman"/>
                          <w:sz w:val="20"/>
                          <w:szCs w:val="20"/>
                        </w:rPr>
                      </w:pPr>
                      <w:proofErr w:type="spellStart"/>
                      <w:r w:rsidRPr="00DF0241">
                        <w:rPr>
                          <w:rFonts w:ascii="Courier New" w:eastAsia="Times New Roman" w:hAnsi="Courier New" w:cs="Courier New"/>
                          <w:color w:val="A31515"/>
                          <w:sz w:val="18"/>
                          <w:szCs w:val="18"/>
                        </w:rPr>
                        <w:t>UserD</w:t>
                      </w:r>
                      <w:r>
                        <w:rPr>
                          <w:rFonts w:ascii="Courier New" w:eastAsia="Times New Roman" w:hAnsi="Courier New" w:cs="Courier New"/>
                          <w:color w:val="A31515"/>
                          <w:sz w:val="18"/>
                          <w:szCs w:val="18"/>
                        </w:rPr>
                        <w:t>ata</w:t>
                      </w:r>
                      <w:proofErr w:type="spellEnd"/>
                      <w:r w:rsidRPr="00DF0241">
                        <w:rPr>
                          <w:rFonts w:ascii="Courier New" w:eastAsia="Times New Roman" w:hAnsi="Courier New" w:cs="Courier New"/>
                          <w:color w:val="000000"/>
                          <w:sz w:val="18"/>
                          <w:szCs w:val="18"/>
                        </w:rPr>
                        <w:t xml:space="preserve"> {</w:t>
                      </w:r>
                    </w:p>
                    <w:p w14:paraId="4B956420" w14:textId="77777777" w:rsidR="00FA2962" w:rsidRPr="00DF0241" w:rsidRDefault="00FA2962" w:rsidP="00B43D1E">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"UserID"</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"P1_05"</w:t>
                      </w:r>
                      <w:r w:rsidRPr="00DF0241">
                        <w:rPr>
                          <w:rFonts w:ascii="Courier New" w:eastAsia="Times New Roman" w:hAnsi="Courier New" w:cs="Courier New"/>
                          <w:color w:val="000000"/>
                          <w:sz w:val="18"/>
                          <w:szCs w:val="18"/>
                        </w:rPr>
                        <w:t>,</w:t>
                      </w:r>
                    </w:p>
                    <w:p w14:paraId="3D2EF0C6" w14:textId="73B29C72" w:rsidR="00FA2962" w:rsidRPr="00DF0241" w:rsidRDefault="00FA2962" w:rsidP="00B43D1E">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w:t>
                      </w:r>
                      <w:r>
                        <w:rPr>
                          <w:rFonts w:ascii="Courier New" w:eastAsia="Times New Roman" w:hAnsi="Courier New" w:cs="Courier New"/>
                          <w:color w:val="A31515"/>
                          <w:sz w:val="18"/>
                          <w:szCs w:val="18"/>
                        </w:rPr>
                        <w:t>Remark</w:t>
                      </w:r>
                      <w:r w:rsidRPr="00DF0241">
                        <w:rPr>
                          <w:rFonts w:ascii="Courier New" w:eastAsia="Times New Roman" w:hAnsi="Courier New" w:cs="Courier New"/>
                          <w:color w:val="A31515"/>
                          <w:sz w:val="18"/>
                          <w:szCs w:val="18"/>
                        </w:rPr>
                        <w:t>"</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Not Pay Bill</w:t>
                      </w:r>
                      <w:r w:rsidRPr="00DF0241">
                        <w:rPr>
                          <w:rFonts w:ascii="Courier New" w:eastAsia="Times New Roman" w:hAnsi="Courier New" w:cs="Courier New"/>
                          <w:color w:val="0451A5"/>
                          <w:sz w:val="18"/>
                          <w:szCs w:val="18"/>
                        </w:rPr>
                        <w:t>"</w:t>
                      </w:r>
                    </w:p>
                    <w:p w14:paraId="4CD7AAE7" w14:textId="77777777" w:rsidR="00FA2962" w:rsidRPr="00FD27F3" w:rsidRDefault="00FA2962" w:rsidP="00B43D1E">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w:t>
                      </w:r>
                    </w:p>
                  </w:txbxContent>
                </v:textbox>
                <w10:wrap type="topAndBottom"/>
              </v:shape>
            </w:pict>
          </mc:Fallback>
        </mc:AlternateContent>
      </w:r>
      <w:r w:rsidRPr="00447D11">
        <w:rPr>
          <w:rFonts w:ascii="Times New Roman" w:hAnsi="Times New Roman" w:cs="Times New Roman"/>
          <w:b/>
          <w:bCs/>
          <w:sz w:val="24"/>
          <w:szCs w:val="24"/>
        </w:rPr>
        <w:t>Media:</w:t>
      </w:r>
      <w:r w:rsidRPr="00A13898">
        <w:rPr>
          <w:rFonts w:ascii="Times New Roman" w:hAnsi="Times New Roman" w:cs="Times New Roman"/>
          <w:sz w:val="24"/>
          <w:szCs w:val="24"/>
        </w:rPr>
        <w:t xml:space="preserve"> </w:t>
      </w:r>
      <w:r w:rsidRPr="00EF0787">
        <w:rPr>
          <w:rFonts w:ascii="Times New Roman" w:hAnsi="Times New Roman" w:cs="Times New Roman"/>
          <w:sz w:val="24"/>
          <w:szCs w:val="24"/>
        </w:rPr>
        <w:t>Form data – Application JSON</w:t>
      </w:r>
    </w:p>
    <w:p w14:paraId="42F61103" w14:textId="44DBA403" w:rsidR="00B43D1E" w:rsidRPr="00B74CAE" w:rsidRDefault="00B43D1E" w:rsidP="00412A83">
      <w:pPr>
        <w:pStyle w:val="ListParagraph"/>
        <w:numPr>
          <w:ilvl w:val="0"/>
          <w:numId w:val="32"/>
        </w:numPr>
        <w:rPr>
          <w:rFonts w:ascii="Times New Roman" w:hAnsi="Times New Roman" w:cs="Times New Roman"/>
          <w:sz w:val="24"/>
          <w:szCs w:val="24"/>
        </w:rPr>
      </w:pPr>
      <w:r w:rsidRPr="00B74CAE">
        <w:rPr>
          <w:rFonts w:ascii="Times New Roman" w:hAnsi="Times New Roman" w:cs="Times New Roman"/>
          <w:b/>
          <w:bCs/>
          <w:sz w:val="24"/>
          <w:szCs w:val="24"/>
        </w:rPr>
        <w:t>Response:</w:t>
      </w:r>
      <w:r w:rsidRPr="00B74CAE">
        <w:rPr>
          <w:rFonts w:ascii="Times New Roman" w:hAnsi="Times New Roman" w:cs="Times New Roman"/>
          <w:sz w:val="24"/>
          <w:szCs w:val="24"/>
        </w:rPr>
        <w:t xml:space="preserve"> </w:t>
      </w:r>
      <w:r w:rsidR="007A7542">
        <w:rPr>
          <w:rFonts w:ascii="Times New Roman" w:hAnsi="Times New Roman" w:cs="Times New Roman"/>
          <w:sz w:val="24"/>
          <w:szCs w:val="24"/>
        </w:rPr>
        <w:t>Update</w:t>
      </w:r>
      <w:r w:rsidRPr="00B74CAE">
        <w:rPr>
          <w:rFonts w:ascii="Times New Roman" w:hAnsi="Times New Roman" w:cs="Times New Roman"/>
          <w:sz w:val="24"/>
          <w:szCs w:val="24"/>
        </w:rPr>
        <w:t xml:space="preserve"> successfully </w:t>
      </w:r>
    </w:p>
    <w:p w14:paraId="74F77907" w14:textId="4B1C12B5" w:rsidR="00B43D1E" w:rsidRDefault="00B43D1E" w:rsidP="00412A83">
      <w:pPr>
        <w:pStyle w:val="ListParagraph"/>
        <w:numPr>
          <w:ilvl w:val="0"/>
          <w:numId w:val="32"/>
        </w:numPr>
        <w:rPr>
          <w:rFonts w:ascii="Times New Roman" w:hAnsi="Times New Roman" w:cs="Times New Roman"/>
          <w:sz w:val="24"/>
          <w:szCs w:val="24"/>
        </w:rPr>
      </w:pPr>
      <w:r w:rsidRPr="00B74CAE">
        <w:rPr>
          <w:rFonts w:ascii="Times New Roman" w:hAnsi="Times New Roman" w:cs="Times New Roman"/>
          <w:b/>
          <w:bCs/>
          <w:sz w:val="24"/>
          <w:szCs w:val="24"/>
        </w:rPr>
        <w:t>URL:</w:t>
      </w:r>
      <w:r w:rsidRPr="00B74CAE">
        <w:rPr>
          <w:rFonts w:ascii="Times New Roman" w:hAnsi="Times New Roman" w:cs="Times New Roman"/>
          <w:sz w:val="24"/>
          <w:szCs w:val="24"/>
        </w:rPr>
        <w:t xml:space="preserve"> </w:t>
      </w:r>
      <w:hyperlink r:id="rId59" w:history="1">
        <w:r w:rsidR="007A7542" w:rsidRPr="00FB088D">
          <w:rPr>
            <w:rStyle w:val="Hyperlink"/>
            <w:rFonts w:ascii="Times New Roman" w:hAnsi="Times New Roman" w:cs="Times New Roman"/>
            <w:sz w:val="24"/>
            <w:szCs w:val="24"/>
          </w:rPr>
          <w:t>http://localhost:8080/PAF_Project_2022_GID_8/ElectroG/MeterReader/Update</w:t>
        </w:r>
      </w:hyperlink>
    </w:p>
    <w:p w14:paraId="0F067F1A" w14:textId="77777777" w:rsidR="00E21097" w:rsidRPr="00B74CAE" w:rsidRDefault="00E21097" w:rsidP="00E21097">
      <w:pPr>
        <w:pStyle w:val="ListParagraph"/>
        <w:ind w:left="990"/>
        <w:rPr>
          <w:rFonts w:ascii="Times New Roman" w:hAnsi="Times New Roman" w:cs="Times New Roman"/>
          <w:sz w:val="24"/>
          <w:szCs w:val="24"/>
        </w:rPr>
      </w:pPr>
    </w:p>
    <w:p w14:paraId="54EAF2AF" w14:textId="77777777" w:rsidR="00B43D1E" w:rsidRPr="00B43D1E" w:rsidRDefault="00B43D1E" w:rsidP="00412A83">
      <w:pPr>
        <w:pStyle w:val="ListParagraph"/>
        <w:numPr>
          <w:ilvl w:val="0"/>
          <w:numId w:val="38"/>
        </w:numPr>
        <w:rPr>
          <w:rFonts w:ascii="Times New Roman" w:hAnsi="Times New Roman" w:cs="Times New Roman"/>
          <w:b/>
          <w:bCs/>
          <w:sz w:val="24"/>
          <w:szCs w:val="24"/>
        </w:rPr>
      </w:pPr>
      <w:r w:rsidRPr="00B43D1E">
        <w:rPr>
          <w:rFonts w:ascii="Times New Roman" w:hAnsi="Times New Roman" w:cs="Times New Roman"/>
          <w:b/>
          <w:bCs/>
          <w:sz w:val="24"/>
          <w:szCs w:val="24"/>
        </w:rPr>
        <w:t>View User Profile (GET)</w:t>
      </w:r>
    </w:p>
    <w:p w14:paraId="546D0834" w14:textId="0C27EA61" w:rsidR="00B43D1E" w:rsidRPr="00447931" w:rsidRDefault="00B43D1E" w:rsidP="00412A83">
      <w:pPr>
        <w:pStyle w:val="ListParagraph"/>
        <w:numPr>
          <w:ilvl w:val="0"/>
          <w:numId w:val="33"/>
        </w:numPr>
        <w:rPr>
          <w:rFonts w:ascii="Times New Roman" w:hAnsi="Times New Roman" w:cs="Times New Roman"/>
          <w:sz w:val="24"/>
          <w:szCs w:val="24"/>
        </w:rPr>
      </w:pPr>
      <w:r w:rsidRPr="00583FEE">
        <w:rPr>
          <w:rFonts w:ascii="Times New Roman" w:hAnsi="Times New Roman" w:cs="Times New Roman"/>
          <w:b/>
          <w:bCs/>
          <w:sz w:val="24"/>
          <w:szCs w:val="24"/>
        </w:rPr>
        <w:t>Resource:</w:t>
      </w:r>
      <w:r>
        <w:rPr>
          <w:rFonts w:ascii="Times New Roman" w:hAnsi="Times New Roman" w:cs="Times New Roman"/>
          <w:sz w:val="24"/>
          <w:szCs w:val="24"/>
        </w:rPr>
        <w:t xml:space="preserve"> </w:t>
      </w:r>
      <w:r w:rsidR="00E21097">
        <w:rPr>
          <w:rFonts w:ascii="Times New Roman" w:hAnsi="Times New Roman" w:cs="Times New Roman"/>
          <w:sz w:val="24"/>
          <w:szCs w:val="24"/>
        </w:rPr>
        <w:t>PowerPant</w:t>
      </w:r>
    </w:p>
    <w:p w14:paraId="75E08A8E" w14:textId="3069010B" w:rsidR="00B43D1E" w:rsidRPr="00447931" w:rsidRDefault="00B43D1E" w:rsidP="00412A83">
      <w:pPr>
        <w:pStyle w:val="ListParagraph"/>
        <w:numPr>
          <w:ilvl w:val="0"/>
          <w:numId w:val="33"/>
        </w:numPr>
        <w:rPr>
          <w:rFonts w:ascii="Times New Roman" w:hAnsi="Times New Roman" w:cs="Times New Roman"/>
          <w:sz w:val="24"/>
          <w:szCs w:val="24"/>
        </w:rPr>
      </w:pPr>
      <w:r w:rsidRPr="00583FEE">
        <w:rPr>
          <w:rFonts w:ascii="Times New Roman" w:hAnsi="Times New Roman" w:cs="Times New Roman"/>
          <w:b/>
          <w:bCs/>
          <w:sz w:val="24"/>
          <w:szCs w:val="24"/>
        </w:rPr>
        <w:t>Request:</w:t>
      </w:r>
      <w:r w:rsidRPr="00447931">
        <w:rPr>
          <w:rFonts w:ascii="Times New Roman" w:hAnsi="Times New Roman" w:cs="Times New Roman"/>
          <w:sz w:val="24"/>
          <w:szCs w:val="24"/>
        </w:rPr>
        <w:t xml:space="preserve"> GET </w:t>
      </w:r>
      <w:r w:rsidRPr="00A13898">
        <w:rPr>
          <w:rFonts w:ascii="Times New Roman" w:hAnsi="Times New Roman" w:cs="Times New Roman"/>
          <w:sz w:val="24"/>
          <w:szCs w:val="24"/>
        </w:rPr>
        <w:t>ElectroG/</w:t>
      </w:r>
      <w:r w:rsidR="00E21097" w:rsidRPr="00B43D1E">
        <w:rPr>
          <w:rFonts w:ascii="Times New Roman" w:hAnsi="Times New Roman" w:cs="Times New Roman"/>
          <w:sz w:val="24"/>
          <w:szCs w:val="24"/>
        </w:rPr>
        <w:t>MeterReader</w:t>
      </w:r>
      <w:r w:rsidRPr="00A13898">
        <w:rPr>
          <w:rFonts w:ascii="Times New Roman" w:hAnsi="Times New Roman" w:cs="Times New Roman"/>
          <w:sz w:val="24"/>
          <w:szCs w:val="24"/>
        </w:rPr>
        <w:t>/</w:t>
      </w:r>
    </w:p>
    <w:p w14:paraId="4230575B" w14:textId="77777777" w:rsidR="00B43D1E" w:rsidRPr="00447931" w:rsidRDefault="00B43D1E"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Media:</w:t>
      </w:r>
      <w:r>
        <w:rPr>
          <w:rFonts w:ascii="Times New Roman" w:hAnsi="Times New Roman" w:cs="Times New Roman"/>
          <w:sz w:val="24"/>
          <w:szCs w:val="24"/>
        </w:rPr>
        <w:t xml:space="preserve"> </w:t>
      </w:r>
      <w:r w:rsidRPr="00447931">
        <w:rPr>
          <w:rFonts w:ascii="Times New Roman" w:hAnsi="Times New Roman" w:cs="Times New Roman"/>
          <w:sz w:val="24"/>
          <w:szCs w:val="24"/>
        </w:rPr>
        <w:t>Form Data</w:t>
      </w:r>
    </w:p>
    <w:p w14:paraId="53941BF1" w14:textId="77777777" w:rsidR="00B43D1E" w:rsidRPr="00447931" w:rsidRDefault="00B43D1E"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Response:</w:t>
      </w:r>
      <w:r>
        <w:rPr>
          <w:rFonts w:ascii="Times New Roman" w:hAnsi="Times New Roman" w:cs="Times New Roman"/>
          <w:sz w:val="24"/>
          <w:szCs w:val="24"/>
        </w:rPr>
        <w:t xml:space="preserve"> </w:t>
      </w:r>
      <w:r w:rsidRPr="00447931">
        <w:rPr>
          <w:rFonts w:ascii="Times New Roman" w:hAnsi="Times New Roman" w:cs="Times New Roman"/>
          <w:sz w:val="24"/>
          <w:szCs w:val="24"/>
        </w:rPr>
        <w:t>HTML table with all attributes in the User table</w:t>
      </w:r>
    </w:p>
    <w:p w14:paraId="6034748E" w14:textId="68E2A0E5" w:rsidR="00B43D1E" w:rsidRPr="00E21097" w:rsidRDefault="00B43D1E"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URL:</w:t>
      </w:r>
      <w:r w:rsidRPr="00447931">
        <w:rPr>
          <w:rFonts w:ascii="Times New Roman" w:hAnsi="Times New Roman" w:cs="Times New Roman"/>
          <w:sz w:val="24"/>
          <w:szCs w:val="24"/>
        </w:rPr>
        <w:t xml:space="preserve"> </w:t>
      </w:r>
      <w:hyperlink r:id="rId60" w:history="1">
        <w:r w:rsidR="00E21097" w:rsidRPr="00FB088D">
          <w:rPr>
            <w:rStyle w:val="Hyperlink"/>
            <w:rFonts w:ascii="Times New Roman" w:hAnsi="Times New Roman" w:cs="Times New Roman"/>
            <w:sz w:val="24"/>
            <w:szCs w:val="24"/>
          </w:rPr>
          <w:t>http://localhost:8080/PAF_Project_2022_GID_8/ElectroG/MeterReader/One</w:t>
        </w:r>
      </w:hyperlink>
    </w:p>
    <w:p w14:paraId="57684E1E" w14:textId="77777777" w:rsidR="00B43D1E" w:rsidRPr="00B43D1E" w:rsidRDefault="00B43D1E" w:rsidP="00412A83">
      <w:pPr>
        <w:pStyle w:val="ListParagraph"/>
        <w:numPr>
          <w:ilvl w:val="0"/>
          <w:numId w:val="38"/>
        </w:numPr>
        <w:rPr>
          <w:rFonts w:ascii="Times New Roman" w:hAnsi="Times New Roman" w:cs="Times New Roman"/>
          <w:b/>
          <w:bCs/>
          <w:sz w:val="24"/>
          <w:szCs w:val="24"/>
        </w:rPr>
      </w:pPr>
      <w:r w:rsidRPr="00B43D1E">
        <w:rPr>
          <w:rFonts w:ascii="Times New Roman" w:hAnsi="Times New Roman" w:cs="Times New Roman"/>
          <w:b/>
          <w:bCs/>
          <w:sz w:val="24"/>
          <w:szCs w:val="24"/>
        </w:rPr>
        <w:t>Delete User Profile (DELETE)</w:t>
      </w:r>
    </w:p>
    <w:p w14:paraId="5789A944" w14:textId="769D29F0" w:rsidR="00B43D1E" w:rsidRPr="00447931" w:rsidRDefault="00B43D1E" w:rsidP="00412A83">
      <w:pPr>
        <w:pStyle w:val="ListParagraph"/>
        <w:numPr>
          <w:ilvl w:val="0"/>
          <w:numId w:val="33"/>
        </w:numPr>
        <w:rPr>
          <w:rFonts w:ascii="Times New Roman" w:hAnsi="Times New Roman" w:cs="Times New Roman"/>
          <w:sz w:val="24"/>
          <w:szCs w:val="24"/>
        </w:rPr>
      </w:pPr>
      <w:r w:rsidRPr="00F83D4B">
        <w:rPr>
          <w:rFonts w:ascii="Times New Roman" w:hAnsi="Times New Roman" w:cs="Times New Roman"/>
          <w:b/>
          <w:bCs/>
          <w:sz w:val="24"/>
          <w:szCs w:val="24"/>
        </w:rPr>
        <w:t>Resource:</w:t>
      </w:r>
      <w:r w:rsidRPr="00447931">
        <w:rPr>
          <w:rFonts w:ascii="Times New Roman" w:hAnsi="Times New Roman" w:cs="Times New Roman"/>
          <w:sz w:val="24"/>
          <w:szCs w:val="24"/>
        </w:rPr>
        <w:t xml:space="preserve"> </w:t>
      </w:r>
      <w:r w:rsidR="00E21097">
        <w:rPr>
          <w:rFonts w:ascii="Times New Roman" w:hAnsi="Times New Roman" w:cs="Times New Roman"/>
          <w:sz w:val="24"/>
          <w:szCs w:val="24"/>
        </w:rPr>
        <w:t>Bill</w:t>
      </w:r>
    </w:p>
    <w:p w14:paraId="572F83C6" w14:textId="77777777" w:rsidR="00B43D1E" w:rsidRPr="00447931" w:rsidRDefault="00B43D1E" w:rsidP="00412A83">
      <w:pPr>
        <w:pStyle w:val="ListParagraph"/>
        <w:numPr>
          <w:ilvl w:val="0"/>
          <w:numId w:val="33"/>
        </w:numPr>
        <w:rPr>
          <w:rFonts w:ascii="Times New Roman" w:hAnsi="Times New Roman" w:cs="Times New Roman"/>
          <w:sz w:val="24"/>
          <w:szCs w:val="24"/>
        </w:rPr>
      </w:pPr>
      <w:r w:rsidRPr="00020154">
        <w:rPr>
          <w:rFonts w:ascii="Times New Roman" w:hAnsi="Times New Roman" w:cs="Times New Roman"/>
          <w:b/>
          <w:bCs/>
          <w:noProof/>
          <w:sz w:val="24"/>
          <w:szCs w:val="24"/>
        </w:rPr>
        <w:lastRenderedPageBreak/>
        <mc:AlternateContent>
          <mc:Choice Requires="wps">
            <w:drawing>
              <wp:anchor distT="45720" distB="45720" distL="114300" distR="114300" simplePos="0" relativeHeight="251120128" behindDoc="0" locked="0" layoutInCell="1" allowOverlap="1" wp14:anchorId="412F8686" wp14:editId="57489A0C">
                <wp:simplePos x="0" y="0"/>
                <wp:positionH relativeFrom="column">
                  <wp:posOffset>1100455</wp:posOffset>
                </wp:positionH>
                <wp:positionV relativeFrom="paragraph">
                  <wp:posOffset>414020</wp:posOffset>
                </wp:positionV>
                <wp:extent cx="2091055" cy="617855"/>
                <wp:effectExtent l="0" t="0" r="444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61785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6D7DBB67" w14:textId="77777777" w:rsidR="00FA2962" w:rsidRPr="009F3313" w:rsidRDefault="00FA2962" w:rsidP="00B43D1E">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0B8B430D" w14:textId="77777777" w:rsidR="00FA2962" w:rsidRPr="009F3313" w:rsidRDefault="00FA2962" w:rsidP="00B43D1E">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7897FB19" w14:textId="77777777" w:rsidR="00FA2962" w:rsidRPr="009F3313" w:rsidRDefault="00FA2962" w:rsidP="00B43D1E">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7988E2D1" w14:textId="77777777" w:rsidR="00FA2962" w:rsidRPr="00FD27F3" w:rsidRDefault="00FA2962" w:rsidP="00B43D1E">
                            <w:pPr>
                              <w:shd w:val="clear" w:color="auto" w:fill="FFFFFE"/>
                              <w:spacing w:after="0" w:line="270" w:lineRule="atLeast"/>
                              <w:rPr>
                                <w:rFonts w:ascii="Courier New" w:eastAsia="Times New Roman" w:hAnsi="Courier New" w:cs="Courier New"/>
                                <w:color w:val="00000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F8686" id="_x0000_s1082" type="#_x0000_t202" style="position:absolute;left:0;text-align:left;margin-left:86.65pt;margin-top:32.6pt;width:164.65pt;height:48.65pt;z-index:25112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" fillcolor="white [3201]" stroked="f" strokeweight="1pt">
                <v:textbox>
                  <w:txbxContent>
                    <w:p w14:paraId="6D7DBB67" w14:textId="77777777" w:rsidR="00FA2962" w:rsidRPr="009F3313" w:rsidRDefault="00FA2962" w:rsidP="00B43D1E">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0B8B430D" w14:textId="77777777" w:rsidR="00FA2962" w:rsidRPr="009F3313" w:rsidRDefault="00FA2962" w:rsidP="00B43D1E">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7897FB19" w14:textId="77777777" w:rsidR="00FA2962" w:rsidRPr="009F3313" w:rsidRDefault="00FA2962" w:rsidP="00B43D1E">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7988E2D1" w14:textId="77777777" w:rsidR="00FA2962" w:rsidRPr="00FD27F3" w:rsidRDefault="00FA2962" w:rsidP="00B43D1E">
                      <w:pPr>
                        <w:shd w:val="clear" w:color="auto" w:fill="FFFFFE"/>
                        <w:spacing w:after="0" w:line="270" w:lineRule="atLeast"/>
                        <w:rPr>
                          <w:rFonts w:ascii="Courier New" w:eastAsia="Times New Roman" w:hAnsi="Courier New" w:cs="Courier New"/>
                          <w:color w:val="000000"/>
                          <w:sz w:val="18"/>
                          <w:szCs w:val="18"/>
                        </w:rPr>
                      </w:pPr>
                    </w:p>
                  </w:txbxContent>
                </v:textbox>
                <w10:wrap type="topAndBottom"/>
              </v:shape>
            </w:pict>
          </mc:Fallback>
        </mc:AlternateContent>
      </w:r>
      <w:r w:rsidRPr="00F83D4B">
        <w:rPr>
          <w:rFonts w:ascii="Times New Roman" w:hAnsi="Times New Roman" w:cs="Times New Roman"/>
          <w:b/>
          <w:bCs/>
          <w:sz w:val="24"/>
          <w:szCs w:val="24"/>
        </w:rPr>
        <w:t>Request:</w:t>
      </w:r>
      <w:r w:rsidRPr="00447931">
        <w:rPr>
          <w:rFonts w:ascii="Times New Roman" w:hAnsi="Times New Roman" w:cs="Times New Roman"/>
          <w:sz w:val="24"/>
          <w:szCs w:val="24"/>
        </w:rPr>
        <w:t xml:space="preserve"> DELETE</w:t>
      </w:r>
    </w:p>
    <w:p w14:paraId="54DF1640" w14:textId="77777777" w:rsidR="00B43D1E" w:rsidRPr="00447931" w:rsidRDefault="00B43D1E" w:rsidP="00412A83">
      <w:pPr>
        <w:pStyle w:val="ListParagraph"/>
        <w:numPr>
          <w:ilvl w:val="0"/>
          <w:numId w:val="33"/>
        </w:numPr>
        <w:rPr>
          <w:rFonts w:ascii="Times New Roman" w:hAnsi="Times New Roman" w:cs="Times New Roman"/>
          <w:sz w:val="24"/>
          <w:szCs w:val="24"/>
        </w:rPr>
      </w:pPr>
      <w:r w:rsidRPr="00F83D4B">
        <w:rPr>
          <w:rFonts w:ascii="Times New Roman" w:hAnsi="Times New Roman" w:cs="Times New Roman"/>
          <w:b/>
          <w:bCs/>
          <w:sz w:val="24"/>
          <w:szCs w:val="24"/>
        </w:rPr>
        <w:t>Media:</w:t>
      </w:r>
      <w:r w:rsidRPr="00447931">
        <w:rPr>
          <w:rFonts w:ascii="Times New Roman" w:hAnsi="Times New Roman" w:cs="Times New Roman"/>
          <w:sz w:val="24"/>
          <w:szCs w:val="24"/>
        </w:rPr>
        <w:t xml:space="preserve"> Application XML</w:t>
      </w:r>
    </w:p>
    <w:p w14:paraId="0D656E7E" w14:textId="77777777" w:rsidR="00B43D1E" w:rsidRPr="009F3313" w:rsidRDefault="00B43D1E" w:rsidP="00412A83">
      <w:pPr>
        <w:pStyle w:val="ListParagraph"/>
        <w:numPr>
          <w:ilvl w:val="0"/>
          <w:numId w:val="33"/>
        </w:numPr>
        <w:rPr>
          <w:rFonts w:ascii="Times New Roman" w:hAnsi="Times New Roman" w:cs="Times New Roman"/>
          <w:sz w:val="24"/>
          <w:szCs w:val="24"/>
        </w:rPr>
      </w:pPr>
      <w:r w:rsidRPr="009F3313">
        <w:rPr>
          <w:rFonts w:ascii="Times New Roman" w:hAnsi="Times New Roman" w:cs="Times New Roman"/>
          <w:b/>
          <w:bCs/>
          <w:sz w:val="24"/>
          <w:szCs w:val="24"/>
        </w:rPr>
        <w:t>Response:</w:t>
      </w:r>
      <w:r w:rsidRPr="009F3313">
        <w:rPr>
          <w:rFonts w:ascii="Times New Roman" w:hAnsi="Times New Roman" w:cs="Times New Roman"/>
          <w:sz w:val="24"/>
          <w:szCs w:val="24"/>
        </w:rPr>
        <w:t xml:space="preserve"> Deleted successfully</w:t>
      </w:r>
    </w:p>
    <w:p w14:paraId="766F5C5B" w14:textId="327E9993" w:rsidR="00864A5F" w:rsidRDefault="00B43D1E" w:rsidP="00412A83">
      <w:pPr>
        <w:pStyle w:val="ListParagraph"/>
        <w:numPr>
          <w:ilvl w:val="0"/>
          <w:numId w:val="33"/>
        </w:numPr>
        <w:rPr>
          <w:rFonts w:ascii="Times New Roman" w:hAnsi="Times New Roman" w:cs="Times New Roman"/>
          <w:sz w:val="24"/>
          <w:szCs w:val="24"/>
        </w:rPr>
      </w:pPr>
      <w:r w:rsidRPr="009F3313">
        <w:rPr>
          <w:rFonts w:ascii="Times New Roman" w:hAnsi="Times New Roman" w:cs="Times New Roman"/>
          <w:b/>
          <w:bCs/>
          <w:sz w:val="24"/>
          <w:szCs w:val="24"/>
        </w:rPr>
        <w:t>URL:</w:t>
      </w:r>
      <w:r>
        <w:rPr>
          <w:rFonts w:ascii="Times New Roman" w:hAnsi="Times New Roman" w:cs="Times New Roman"/>
          <w:sz w:val="24"/>
          <w:szCs w:val="24"/>
        </w:rPr>
        <w:t xml:space="preserve"> </w:t>
      </w:r>
      <w:hyperlink r:id="rId61" w:history="1">
        <w:r w:rsidR="00E21097" w:rsidRPr="00FB088D">
          <w:rPr>
            <w:rStyle w:val="Hyperlink"/>
            <w:rFonts w:ascii="Times New Roman" w:hAnsi="Times New Roman" w:cs="Times New Roman"/>
            <w:sz w:val="24"/>
            <w:szCs w:val="24"/>
          </w:rPr>
          <w:t>http://localhost:8080/PAF_Project_2022_GID_8/ElectroG/MeterReader/Delete</w:t>
        </w:r>
      </w:hyperlink>
    </w:p>
    <w:p w14:paraId="7C0E78B9" w14:textId="4A9D36A2" w:rsidR="00E21097" w:rsidRPr="00E21097" w:rsidRDefault="00E21097" w:rsidP="00E21097">
      <w:pPr>
        <w:pStyle w:val="ListParagraph"/>
        <w:ind w:left="990"/>
        <w:rPr>
          <w:rFonts w:ascii="Times New Roman" w:hAnsi="Times New Roman" w:cs="Times New Roman"/>
          <w:sz w:val="24"/>
          <w:szCs w:val="24"/>
        </w:rPr>
      </w:pPr>
    </w:p>
    <w:p w14:paraId="147B617A" w14:textId="0D525739" w:rsidR="00E21097" w:rsidRDefault="00453045" w:rsidP="00412A83">
      <w:pPr>
        <w:pStyle w:val="Heading3"/>
        <w:numPr>
          <w:ilvl w:val="3"/>
          <w:numId w:val="14"/>
        </w:numPr>
        <w:ind w:left="1890" w:hanging="828"/>
        <w:rPr>
          <w:rFonts w:ascii="Times New Roman" w:hAnsi="Times New Roman" w:cs="Times New Roman"/>
          <w:b/>
          <w:bCs/>
          <w:color w:val="auto"/>
        </w:rPr>
      </w:pPr>
      <w:bookmarkStart w:id="38" w:name="_Toc101893223"/>
      <w:r w:rsidRPr="00A65BAF">
        <w:rPr>
          <w:rFonts w:ascii="Times New Roman" w:hAnsi="Times New Roman" w:cs="Times New Roman"/>
          <w:b/>
          <w:bCs/>
          <w:color w:val="auto"/>
        </w:rPr>
        <w:t>Internal logic</w:t>
      </w:r>
      <w:r w:rsidR="00EB35C7">
        <w:rPr>
          <w:rFonts w:ascii="Times New Roman" w:hAnsi="Times New Roman" w:cs="Times New Roman"/>
          <w:b/>
          <w:bCs/>
          <w:color w:val="auto"/>
        </w:rPr>
        <w:t xml:space="preserve"> (Activity Diagram/ Flow Chart/ Class Diagram)</w:t>
      </w:r>
      <w:bookmarkEnd w:id="38"/>
    </w:p>
    <w:p w14:paraId="4444AF30" w14:textId="30C3E527" w:rsidR="00E21097" w:rsidRPr="00E21097" w:rsidRDefault="00E21097" w:rsidP="00E21097"/>
    <w:p w14:paraId="55C09E65" w14:textId="5DCD4821" w:rsidR="003C75FA" w:rsidRPr="00E21097" w:rsidRDefault="003C75FA" w:rsidP="00412A83">
      <w:pPr>
        <w:pStyle w:val="ListParagraph"/>
        <w:numPr>
          <w:ilvl w:val="0"/>
          <w:numId w:val="21"/>
        </w:numPr>
      </w:pPr>
      <w:r w:rsidRPr="003C75FA">
        <w:rPr>
          <w:rFonts w:ascii="Times New Roman" w:hAnsi="Times New Roman" w:cs="Times New Roman"/>
          <w:sz w:val="24"/>
          <w:szCs w:val="24"/>
        </w:rPr>
        <w:t>Flow Chart</w:t>
      </w:r>
    </w:p>
    <w:p w14:paraId="4CEDC6C6" w14:textId="4ADFB86B" w:rsidR="00E21097" w:rsidRDefault="00E21097" w:rsidP="00E21097">
      <w:pPr>
        <w:pStyle w:val="ListParagraph"/>
        <w:ind w:left="2070"/>
      </w:pPr>
    </w:p>
    <w:p w14:paraId="757FA633" w14:textId="7B7FF122" w:rsidR="00E21097" w:rsidRDefault="00E21097" w:rsidP="00E21097">
      <w:pPr>
        <w:pStyle w:val="ListParagraph"/>
        <w:ind w:left="2070"/>
      </w:pPr>
    </w:p>
    <w:p w14:paraId="56BFD008" w14:textId="2754F481" w:rsidR="00E21097" w:rsidRDefault="004F5D34" w:rsidP="00E21097">
      <w:pPr>
        <w:pStyle w:val="ListParagraph"/>
        <w:ind w:left="2070"/>
      </w:pPr>
      <w:r>
        <w:rPr>
          <w:noProof/>
        </w:rPr>
        <w:drawing>
          <wp:anchor distT="0" distB="0" distL="114300" distR="114300" simplePos="0" relativeHeight="251036160" behindDoc="0" locked="0" layoutInCell="1" allowOverlap="1" wp14:anchorId="7426A9C6" wp14:editId="6A2D4D14">
            <wp:simplePos x="0" y="0"/>
            <wp:positionH relativeFrom="column">
              <wp:posOffset>1098550</wp:posOffset>
            </wp:positionH>
            <wp:positionV relativeFrom="paragraph">
              <wp:posOffset>363855</wp:posOffset>
            </wp:positionV>
            <wp:extent cx="3635375" cy="4670425"/>
            <wp:effectExtent l="19050" t="19050" r="22225" b="15875"/>
            <wp:wrapTopAndBottom/>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 Chart.jpg"/>
                    <pic:cNvPicPr/>
                  </pic:nvPicPr>
                  <pic:blipFill rotWithShape="1">
                    <a:blip r:embed="rId62" cstate="print">
                      <a:extLst>
                        <a:ext uri="{28A0092B-C50C-407E-A947-70E740481C1C}">
                          <a14:useLocalDpi xmlns:a14="http://schemas.microsoft.com/office/drawing/2010/main" val="0"/>
                        </a:ext>
                      </a:extLst>
                    </a:blip>
                    <a:srcRect l="17767" t="8098" r="19226" b="13244"/>
                    <a:stretch/>
                  </pic:blipFill>
                  <pic:spPr bwMode="auto">
                    <a:xfrm>
                      <a:off x="0" y="0"/>
                      <a:ext cx="3635375" cy="46704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639875" w14:textId="1135514B" w:rsidR="00E21097" w:rsidRDefault="00E21097" w:rsidP="00E21097">
      <w:pPr>
        <w:pStyle w:val="ListParagraph"/>
        <w:ind w:left="2070"/>
      </w:pPr>
    </w:p>
    <w:p w14:paraId="717B2CB6" w14:textId="0CEB7B0C" w:rsidR="00E21097" w:rsidRDefault="00E21097" w:rsidP="00E21097">
      <w:pPr>
        <w:pStyle w:val="ListParagraph"/>
        <w:ind w:left="2070"/>
      </w:pPr>
    </w:p>
    <w:p w14:paraId="37B94904" w14:textId="1B2997E4" w:rsidR="00E21097" w:rsidRPr="003C75FA" w:rsidRDefault="00E21097" w:rsidP="00E21097">
      <w:pPr>
        <w:pStyle w:val="ListParagraph"/>
        <w:ind w:left="2070"/>
      </w:pPr>
    </w:p>
    <w:p w14:paraId="16913ABE" w14:textId="55BDAE25" w:rsidR="00004990" w:rsidRPr="00573AFD" w:rsidRDefault="003C75FA" w:rsidP="00412A83">
      <w:pPr>
        <w:pStyle w:val="ListParagraph"/>
        <w:numPr>
          <w:ilvl w:val="0"/>
          <w:numId w:val="21"/>
        </w:numPr>
      </w:pPr>
      <w:r w:rsidRPr="003C75FA">
        <w:rPr>
          <w:rFonts w:ascii="Times New Roman" w:hAnsi="Times New Roman" w:cs="Times New Roman"/>
          <w:sz w:val="24"/>
          <w:szCs w:val="24"/>
        </w:rPr>
        <w:t>Activity Diagram</w:t>
      </w:r>
      <w:r w:rsidR="00022C94">
        <w:rPr>
          <w:rFonts w:ascii="Times New Roman" w:hAnsi="Times New Roman" w:cs="Times New Roman"/>
          <w:sz w:val="24"/>
          <w:szCs w:val="24"/>
        </w:rPr>
        <w:t xml:space="preserve"> / Class Diagram</w:t>
      </w:r>
    </w:p>
    <w:p w14:paraId="03CB837A" w14:textId="7300E14C" w:rsidR="00573AFD" w:rsidRDefault="00573AFD" w:rsidP="00573AFD">
      <w:pPr>
        <w:pStyle w:val="ListParagraph"/>
        <w:ind w:left="2070"/>
        <w:rPr>
          <w:rFonts w:ascii="Times New Roman" w:hAnsi="Times New Roman" w:cs="Times New Roman"/>
          <w:sz w:val="24"/>
          <w:szCs w:val="24"/>
        </w:rPr>
      </w:pPr>
    </w:p>
    <w:p w14:paraId="06D62649" w14:textId="68CE9EF3" w:rsidR="00573AFD" w:rsidRDefault="00573AFD" w:rsidP="00573AFD">
      <w:pPr>
        <w:pStyle w:val="ListParagraph"/>
        <w:ind w:left="2070"/>
        <w:rPr>
          <w:rFonts w:ascii="Times New Roman" w:hAnsi="Times New Roman" w:cs="Times New Roman"/>
          <w:sz w:val="24"/>
          <w:szCs w:val="24"/>
        </w:rPr>
      </w:pPr>
      <w:r>
        <w:rPr>
          <w:noProof/>
        </w:rPr>
        <w:drawing>
          <wp:anchor distT="0" distB="0" distL="114300" distR="114300" simplePos="0" relativeHeight="252348928" behindDoc="0" locked="0" layoutInCell="1" allowOverlap="1" wp14:anchorId="570F29F7" wp14:editId="599F2B10">
            <wp:simplePos x="0" y="0"/>
            <wp:positionH relativeFrom="column">
              <wp:posOffset>1955800</wp:posOffset>
            </wp:positionH>
            <wp:positionV relativeFrom="paragraph">
              <wp:posOffset>575310</wp:posOffset>
            </wp:positionV>
            <wp:extent cx="4381500" cy="2652395"/>
            <wp:effectExtent l="0" t="0" r="0" b="0"/>
            <wp:wrapTopAndBottom/>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CD.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81500" cy="26523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068928" behindDoc="0" locked="0" layoutInCell="1" allowOverlap="1" wp14:anchorId="4DFEB1A4" wp14:editId="15DE6A9E">
            <wp:simplePos x="0" y="0"/>
            <wp:positionH relativeFrom="column">
              <wp:posOffset>-266700</wp:posOffset>
            </wp:positionH>
            <wp:positionV relativeFrom="paragraph">
              <wp:posOffset>263525</wp:posOffset>
            </wp:positionV>
            <wp:extent cx="1918335" cy="3645535"/>
            <wp:effectExtent l="19050" t="19050" r="24765" b="12065"/>
            <wp:wrapTopAndBottom/>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tivity Diagram.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833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C8A558" w14:textId="77777777" w:rsidR="00573AFD" w:rsidRPr="003C75FA" w:rsidRDefault="00573AFD" w:rsidP="00573AFD">
      <w:pPr>
        <w:pStyle w:val="ListParagraph"/>
        <w:ind w:left="2070"/>
      </w:pPr>
    </w:p>
    <w:p w14:paraId="282A5B00" w14:textId="169A5FAC" w:rsidR="003C75FA" w:rsidRPr="00004990" w:rsidRDefault="003C75FA" w:rsidP="003C75FA">
      <w:pPr>
        <w:pStyle w:val="ListParagraph"/>
        <w:ind w:left="2070"/>
      </w:pPr>
    </w:p>
    <w:p w14:paraId="21371969" w14:textId="6AF25223" w:rsidR="00453045" w:rsidRDefault="00453045" w:rsidP="00412A83">
      <w:pPr>
        <w:pStyle w:val="Heading3"/>
        <w:numPr>
          <w:ilvl w:val="3"/>
          <w:numId w:val="14"/>
        </w:numPr>
        <w:ind w:left="1890" w:hanging="810"/>
        <w:rPr>
          <w:rFonts w:ascii="Times New Roman" w:hAnsi="Times New Roman" w:cs="Times New Roman"/>
          <w:b/>
          <w:bCs/>
          <w:color w:val="auto"/>
        </w:rPr>
      </w:pPr>
      <w:bookmarkStart w:id="39" w:name="_Toc101893224"/>
      <w:r w:rsidRPr="00765BE6">
        <w:rPr>
          <w:rFonts w:ascii="Times New Roman" w:hAnsi="Times New Roman" w:cs="Times New Roman"/>
          <w:b/>
          <w:bCs/>
          <w:color w:val="auto"/>
        </w:rPr>
        <w:t>Database for the service (ER)</w:t>
      </w:r>
      <w:bookmarkEnd w:id="39"/>
    </w:p>
    <w:p w14:paraId="6D45F249" w14:textId="77777777" w:rsidR="00AA3F84" w:rsidRPr="00AA3F84" w:rsidRDefault="00AA3F84" w:rsidP="00AA3F84"/>
    <w:p w14:paraId="44CF9CC2" w14:textId="309307CE" w:rsidR="00280B84" w:rsidRDefault="00280B84" w:rsidP="00280B84"/>
    <w:p w14:paraId="4BA70C8C" w14:textId="139F3392" w:rsidR="00280B84" w:rsidRDefault="00573AFD" w:rsidP="00280B84">
      <w:r>
        <w:rPr>
          <w:noProof/>
        </w:rPr>
        <w:drawing>
          <wp:anchor distT="0" distB="0" distL="114300" distR="114300" simplePos="0" relativeHeight="251146752" behindDoc="0" locked="0" layoutInCell="1" allowOverlap="1" wp14:anchorId="5093A835" wp14:editId="2A6E4DB2">
            <wp:simplePos x="0" y="0"/>
            <wp:positionH relativeFrom="column">
              <wp:posOffset>41275</wp:posOffset>
            </wp:positionH>
            <wp:positionV relativeFrom="paragraph">
              <wp:posOffset>222250</wp:posOffset>
            </wp:positionV>
            <wp:extent cx="5943600" cy="2070735"/>
            <wp:effectExtent l="0" t="0" r="0" b="5715"/>
            <wp:wrapTopAndBottom/>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R.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14:sizeRelH relativeFrom="page">
              <wp14:pctWidth>0</wp14:pctWidth>
            </wp14:sizeRelH>
            <wp14:sizeRelV relativeFrom="page">
              <wp14:pctHeight>0</wp14:pctHeight>
            </wp14:sizeRelV>
          </wp:anchor>
        </w:drawing>
      </w:r>
    </w:p>
    <w:p w14:paraId="76DF6DBA" w14:textId="77777777" w:rsidR="00573AFD" w:rsidRPr="00280B84" w:rsidRDefault="00573AFD" w:rsidP="00280B84"/>
    <w:p w14:paraId="17FD9EAA" w14:textId="00B5CE9E" w:rsidR="00453045" w:rsidRPr="00304F94" w:rsidRDefault="00304F94" w:rsidP="00412A83">
      <w:pPr>
        <w:pStyle w:val="Heading2"/>
        <w:numPr>
          <w:ilvl w:val="2"/>
          <w:numId w:val="13"/>
        </w:numPr>
        <w:ind w:left="1530"/>
        <w:rPr>
          <w:rFonts w:ascii="Times New Roman" w:hAnsi="Times New Roman" w:cs="Times New Roman"/>
          <w:b/>
          <w:bCs/>
          <w:color w:val="auto"/>
          <w:sz w:val="28"/>
          <w:szCs w:val="28"/>
        </w:rPr>
      </w:pPr>
      <w:bookmarkStart w:id="40" w:name="_Toc101893225"/>
      <w:r w:rsidRPr="00304F94">
        <w:rPr>
          <w:rFonts w:ascii="Times New Roman" w:hAnsi="Times New Roman" w:cs="Times New Roman"/>
          <w:b/>
          <w:bCs/>
          <w:color w:val="auto"/>
          <w:sz w:val="28"/>
          <w:szCs w:val="28"/>
        </w:rPr>
        <w:lastRenderedPageBreak/>
        <w:t>Service development and testing.</w:t>
      </w:r>
      <w:bookmarkEnd w:id="40"/>
    </w:p>
    <w:p w14:paraId="77BCB014" w14:textId="0F62A9B8" w:rsidR="00453045" w:rsidRDefault="00C707A9" w:rsidP="00412A83">
      <w:pPr>
        <w:pStyle w:val="Heading3"/>
        <w:numPr>
          <w:ilvl w:val="3"/>
          <w:numId w:val="15"/>
        </w:numPr>
        <w:ind w:left="1890" w:hanging="810"/>
        <w:rPr>
          <w:rFonts w:ascii="Times New Roman" w:hAnsi="Times New Roman" w:cs="Times New Roman"/>
          <w:b/>
          <w:bCs/>
          <w:color w:val="auto"/>
        </w:rPr>
      </w:pPr>
      <w:bookmarkStart w:id="41" w:name="_Toc101893226"/>
      <w:r w:rsidRPr="00C30AB5">
        <w:rPr>
          <w:rFonts w:ascii="Times New Roman" w:hAnsi="Times New Roman" w:cs="Times New Roman"/>
          <w:b/>
          <w:bCs/>
          <w:color w:val="auto"/>
        </w:rPr>
        <w:t>Tools used</w:t>
      </w:r>
      <w:bookmarkEnd w:id="41"/>
    </w:p>
    <w:p w14:paraId="768AECC0" w14:textId="77777777" w:rsidR="00E21097" w:rsidRPr="00912D00" w:rsidRDefault="00E21097" w:rsidP="00412A83">
      <w:pPr>
        <w:pStyle w:val="NoSpacing"/>
        <w:numPr>
          <w:ilvl w:val="0"/>
          <w:numId w:val="35"/>
        </w:numPr>
        <w:rPr>
          <w:rFonts w:ascii="Times New Roman" w:hAnsi="Times New Roman" w:cs="Times New Roman"/>
          <w:sz w:val="24"/>
          <w:szCs w:val="24"/>
        </w:rPr>
      </w:pPr>
      <w:r w:rsidRPr="003B743B">
        <w:rPr>
          <w:rFonts w:ascii="Times New Roman" w:hAnsi="Times New Roman" w:cs="Times New Roman"/>
          <w:b/>
          <w:bCs/>
          <w:sz w:val="24"/>
          <w:szCs w:val="24"/>
        </w:rPr>
        <w:t>Dependency Management Tool:</w:t>
      </w:r>
      <w:r w:rsidRPr="00912D00">
        <w:rPr>
          <w:rFonts w:ascii="Times New Roman" w:hAnsi="Times New Roman" w:cs="Times New Roman"/>
          <w:sz w:val="24"/>
          <w:szCs w:val="24"/>
        </w:rPr>
        <w:t xml:space="preserve"> Maven</w:t>
      </w:r>
    </w:p>
    <w:p w14:paraId="4AA972AB" w14:textId="77777777" w:rsidR="00E21097" w:rsidRPr="00912D00" w:rsidRDefault="00E21097"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Testing Tool:</w:t>
      </w:r>
      <w:r w:rsidRPr="00912D00">
        <w:rPr>
          <w:rFonts w:ascii="Times New Roman" w:hAnsi="Times New Roman" w:cs="Times New Roman"/>
          <w:sz w:val="24"/>
          <w:szCs w:val="24"/>
        </w:rPr>
        <w:t xml:space="preserve"> Postman</w:t>
      </w:r>
    </w:p>
    <w:p w14:paraId="61A0D9C5" w14:textId="77777777" w:rsidR="00E21097" w:rsidRPr="00912D00" w:rsidRDefault="00E21097"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Version Control System:</w:t>
      </w:r>
      <w:r w:rsidRPr="00912D00">
        <w:rPr>
          <w:rFonts w:ascii="Times New Roman" w:hAnsi="Times New Roman" w:cs="Times New Roman"/>
          <w:sz w:val="24"/>
          <w:szCs w:val="24"/>
        </w:rPr>
        <w:t xml:space="preserve"> Git</w:t>
      </w:r>
    </w:p>
    <w:p w14:paraId="72CF37A0" w14:textId="77777777" w:rsidR="00E21097" w:rsidRPr="00912D00" w:rsidRDefault="00E21097"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IDE:</w:t>
      </w:r>
      <w:r w:rsidRPr="00912D00">
        <w:rPr>
          <w:rFonts w:ascii="Times New Roman" w:hAnsi="Times New Roman" w:cs="Times New Roman"/>
          <w:sz w:val="24"/>
          <w:szCs w:val="24"/>
        </w:rPr>
        <w:t xml:space="preserve"> eclipse</w:t>
      </w:r>
    </w:p>
    <w:p w14:paraId="1295E5E5" w14:textId="77777777" w:rsidR="00E21097" w:rsidRPr="00912D00" w:rsidRDefault="00E21097"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Programming Language:</w:t>
      </w:r>
      <w:r w:rsidRPr="00912D00">
        <w:rPr>
          <w:rFonts w:ascii="Times New Roman" w:hAnsi="Times New Roman" w:cs="Times New Roman"/>
          <w:sz w:val="24"/>
          <w:szCs w:val="24"/>
        </w:rPr>
        <w:t xml:space="preserve"> Jersey framework (JAX-RS)</w:t>
      </w:r>
    </w:p>
    <w:p w14:paraId="1BA143E8" w14:textId="77777777" w:rsidR="00E21097" w:rsidRPr="00912D00" w:rsidRDefault="00E21097"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Programming Language:</w:t>
      </w:r>
      <w:r w:rsidRPr="00912D00">
        <w:rPr>
          <w:rFonts w:ascii="Times New Roman" w:hAnsi="Times New Roman" w:cs="Times New Roman"/>
          <w:sz w:val="24"/>
          <w:szCs w:val="24"/>
        </w:rPr>
        <w:t xml:space="preserve"> Java</w:t>
      </w:r>
    </w:p>
    <w:p w14:paraId="14B6DA39" w14:textId="77777777" w:rsidR="00E21097" w:rsidRPr="00912D00" w:rsidRDefault="00E21097"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Database:</w:t>
      </w:r>
      <w:r w:rsidRPr="00912D00">
        <w:rPr>
          <w:rFonts w:ascii="Times New Roman" w:hAnsi="Times New Roman" w:cs="Times New Roman"/>
          <w:sz w:val="24"/>
          <w:szCs w:val="24"/>
        </w:rPr>
        <w:t xml:space="preserve"> phpMyAdmin</w:t>
      </w:r>
      <w:r>
        <w:rPr>
          <w:rFonts w:ascii="Times New Roman" w:hAnsi="Times New Roman" w:cs="Times New Roman"/>
          <w:sz w:val="24"/>
          <w:szCs w:val="24"/>
        </w:rPr>
        <w:t xml:space="preserve"> </w:t>
      </w:r>
      <w:r w:rsidRPr="00912D00">
        <w:rPr>
          <w:rFonts w:ascii="Times New Roman" w:hAnsi="Times New Roman" w:cs="Times New Roman"/>
          <w:sz w:val="24"/>
          <w:szCs w:val="24"/>
        </w:rPr>
        <w:t>(My</w:t>
      </w:r>
      <w:r>
        <w:rPr>
          <w:rFonts w:ascii="Times New Roman" w:hAnsi="Times New Roman" w:cs="Times New Roman"/>
          <w:sz w:val="24"/>
          <w:szCs w:val="24"/>
        </w:rPr>
        <w:t>SQL</w:t>
      </w:r>
      <w:r w:rsidRPr="00912D00">
        <w:rPr>
          <w:rFonts w:ascii="Times New Roman" w:hAnsi="Times New Roman" w:cs="Times New Roman"/>
          <w:sz w:val="24"/>
          <w:szCs w:val="24"/>
        </w:rPr>
        <w:t>)</w:t>
      </w:r>
    </w:p>
    <w:p w14:paraId="06054D8C" w14:textId="3A9A3506" w:rsidR="00FA515D" w:rsidRPr="00280B84" w:rsidRDefault="00E21097"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Server:</w:t>
      </w:r>
      <w:r w:rsidRPr="00912D00">
        <w:rPr>
          <w:rFonts w:ascii="Times New Roman" w:hAnsi="Times New Roman" w:cs="Times New Roman"/>
          <w:sz w:val="24"/>
          <w:szCs w:val="24"/>
        </w:rPr>
        <w:t xml:space="preserve"> Apache Tomcat Server</w:t>
      </w:r>
    </w:p>
    <w:p w14:paraId="1C533052" w14:textId="77777777" w:rsidR="00FA515D" w:rsidRPr="00E21097" w:rsidRDefault="00FA515D" w:rsidP="00E21097"/>
    <w:p w14:paraId="1CBBE4AE" w14:textId="37C98F8E" w:rsidR="00453045" w:rsidRDefault="00453045" w:rsidP="00412A83">
      <w:pPr>
        <w:pStyle w:val="Heading3"/>
        <w:numPr>
          <w:ilvl w:val="3"/>
          <w:numId w:val="15"/>
        </w:numPr>
        <w:ind w:left="1890" w:hanging="810"/>
        <w:rPr>
          <w:rFonts w:ascii="Times New Roman" w:hAnsi="Times New Roman" w:cs="Times New Roman"/>
          <w:b/>
          <w:bCs/>
          <w:color w:val="auto"/>
        </w:rPr>
      </w:pPr>
      <w:bookmarkStart w:id="42" w:name="_Toc101893227"/>
      <w:r w:rsidRPr="00F668D4">
        <w:rPr>
          <w:rFonts w:ascii="Times New Roman" w:hAnsi="Times New Roman" w:cs="Times New Roman"/>
          <w:b/>
          <w:bCs/>
          <w:color w:val="auto"/>
        </w:rPr>
        <w:t>Testing Methodology and Results.</w:t>
      </w:r>
      <w:bookmarkEnd w:id="42"/>
      <w:r>
        <w:rPr>
          <w:rFonts w:ascii="Times New Roman" w:hAnsi="Times New Roman" w:cs="Times New Roman"/>
          <w:b/>
          <w:bCs/>
          <w:color w:val="auto"/>
        </w:rPr>
        <w:t xml:space="preserve"> </w:t>
      </w:r>
    </w:p>
    <w:p w14:paraId="4A94FFBF" w14:textId="51240EF6" w:rsidR="00AA3F84" w:rsidRDefault="00AA3F84" w:rsidP="00AA3F84"/>
    <w:p w14:paraId="6F5EE5A1" w14:textId="2D2CFC73" w:rsidR="00AA3F84" w:rsidRDefault="00AA3F84" w:rsidP="00AA3F84"/>
    <w:tbl>
      <w:tblPr>
        <w:tblStyle w:val="TableGrid"/>
        <w:tblpPr w:leftFromText="180" w:rightFromText="180" w:vertAnchor="text" w:horzAnchor="margin" w:tblpXSpec="center" w:tblpY="192"/>
        <w:tblW w:w="10620" w:type="dxa"/>
        <w:tblLook w:val="04A0" w:firstRow="1" w:lastRow="0" w:firstColumn="1" w:lastColumn="0" w:noHBand="0" w:noVBand="1"/>
      </w:tblPr>
      <w:tblGrid>
        <w:gridCol w:w="655"/>
        <w:gridCol w:w="1574"/>
        <w:gridCol w:w="4133"/>
        <w:gridCol w:w="1329"/>
        <w:gridCol w:w="1430"/>
        <w:gridCol w:w="1499"/>
      </w:tblGrid>
      <w:tr w:rsidR="0087092D" w:rsidRPr="00FF4993" w14:paraId="5A00F5B3" w14:textId="77777777" w:rsidTr="0087092D">
        <w:trPr>
          <w:trHeight w:val="467"/>
        </w:trPr>
        <w:tc>
          <w:tcPr>
            <w:tcW w:w="655" w:type="dxa"/>
            <w:vAlign w:val="center"/>
          </w:tcPr>
          <w:p w14:paraId="563B896E" w14:textId="77777777" w:rsidR="0087092D" w:rsidRPr="00FF4993" w:rsidRDefault="0087092D" w:rsidP="0087092D">
            <w:pPr>
              <w:jc w:val="center"/>
              <w:rPr>
                <w:rFonts w:ascii="Times New Roman" w:hAnsi="Times New Roman" w:cs="Times New Roman"/>
                <w:b/>
                <w:bCs/>
              </w:rPr>
            </w:pPr>
            <w:r w:rsidRPr="00FF4993">
              <w:rPr>
                <w:rFonts w:ascii="Times New Roman" w:hAnsi="Times New Roman" w:cs="Times New Roman"/>
                <w:b/>
                <w:bCs/>
              </w:rPr>
              <w:t>Test ID</w:t>
            </w:r>
          </w:p>
        </w:tc>
        <w:tc>
          <w:tcPr>
            <w:tcW w:w="1574" w:type="dxa"/>
            <w:vAlign w:val="center"/>
          </w:tcPr>
          <w:p w14:paraId="45143480" w14:textId="77777777" w:rsidR="0087092D" w:rsidRPr="00FF4993" w:rsidRDefault="0087092D" w:rsidP="0087092D">
            <w:pPr>
              <w:jc w:val="center"/>
              <w:rPr>
                <w:rFonts w:ascii="Times New Roman" w:hAnsi="Times New Roman" w:cs="Times New Roman"/>
                <w:b/>
                <w:bCs/>
              </w:rPr>
            </w:pPr>
            <w:r w:rsidRPr="00FF4993">
              <w:rPr>
                <w:rFonts w:ascii="Times New Roman" w:hAnsi="Times New Roman" w:cs="Times New Roman"/>
                <w:b/>
                <w:bCs/>
              </w:rPr>
              <w:t>Description</w:t>
            </w:r>
          </w:p>
        </w:tc>
        <w:tc>
          <w:tcPr>
            <w:tcW w:w="4133" w:type="dxa"/>
            <w:vAlign w:val="center"/>
          </w:tcPr>
          <w:p w14:paraId="332EEFC9" w14:textId="77777777" w:rsidR="0087092D" w:rsidRPr="00FF4993" w:rsidRDefault="0087092D" w:rsidP="0087092D">
            <w:pPr>
              <w:jc w:val="center"/>
              <w:rPr>
                <w:rFonts w:ascii="Times New Roman" w:hAnsi="Times New Roman" w:cs="Times New Roman"/>
                <w:b/>
                <w:bCs/>
              </w:rPr>
            </w:pPr>
            <w:r w:rsidRPr="00FF4993">
              <w:rPr>
                <w:rFonts w:ascii="Times New Roman" w:hAnsi="Times New Roman" w:cs="Times New Roman"/>
                <w:b/>
                <w:bCs/>
              </w:rPr>
              <w:t>Input</w:t>
            </w:r>
          </w:p>
        </w:tc>
        <w:tc>
          <w:tcPr>
            <w:tcW w:w="1329" w:type="dxa"/>
            <w:vAlign w:val="center"/>
          </w:tcPr>
          <w:p w14:paraId="2AB1D154" w14:textId="77777777" w:rsidR="0087092D" w:rsidRPr="00FF4993" w:rsidRDefault="0087092D" w:rsidP="0087092D">
            <w:pPr>
              <w:jc w:val="center"/>
              <w:rPr>
                <w:rFonts w:ascii="Times New Roman" w:hAnsi="Times New Roman" w:cs="Times New Roman"/>
                <w:b/>
                <w:bCs/>
              </w:rPr>
            </w:pPr>
            <w:r w:rsidRPr="00FF4993">
              <w:rPr>
                <w:rFonts w:ascii="Times New Roman" w:hAnsi="Times New Roman" w:cs="Times New Roman"/>
                <w:b/>
                <w:bCs/>
              </w:rPr>
              <w:t>Excepted Output</w:t>
            </w:r>
          </w:p>
        </w:tc>
        <w:tc>
          <w:tcPr>
            <w:tcW w:w="1430" w:type="dxa"/>
            <w:vAlign w:val="center"/>
          </w:tcPr>
          <w:p w14:paraId="02B85F28" w14:textId="77777777" w:rsidR="0087092D" w:rsidRPr="00FF4993" w:rsidRDefault="0087092D" w:rsidP="0087092D">
            <w:pPr>
              <w:jc w:val="center"/>
              <w:rPr>
                <w:rFonts w:ascii="Times New Roman" w:hAnsi="Times New Roman" w:cs="Times New Roman"/>
                <w:b/>
                <w:bCs/>
              </w:rPr>
            </w:pPr>
            <w:r w:rsidRPr="00FF4993">
              <w:rPr>
                <w:rFonts w:ascii="Times New Roman" w:hAnsi="Times New Roman" w:cs="Times New Roman"/>
                <w:b/>
                <w:bCs/>
              </w:rPr>
              <w:t>Actual Output</w:t>
            </w:r>
          </w:p>
        </w:tc>
        <w:tc>
          <w:tcPr>
            <w:tcW w:w="1499" w:type="dxa"/>
            <w:vAlign w:val="center"/>
          </w:tcPr>
          <w:p w14:paraId="76273AA0" w14:textId="77777777" w:rsidR="0087092D" w:rsidRPr="00FF4993" w:rsidRDefault="0087092D" w:rsidP="0087092D">
            <w:pPr>
              <w:jc w:val="center"/>
              <w:rPr>
                <w:rFonts w:ascii="Times New Roman" w:hAnsi="Times New Roman" w:cs="Times New Roman"/>
                <w:b/>
                <w:bCs/>
              </w:rPr>
            </w:pPr>
            <w:r w:rsidRPr="00FF4993">
              <w:rPr>
                <w:rFonts w:ascii="Times New Roman" w:hAnsi="Times New Roman" w:cs="Times New Roman"/>
                <w:b/>
                <w:bCs/>
              </w:rPr>
              <w:t>Result</w:t>
            </w:r>
          </w:p>
        </w:tc>
      </w:tr>
      <w:tr w:rsidR="0087092D" w:rsidRPr="00FF4993" w14:paraId="5C318DC2" w14:textId="77777777" w:rsidTr="0087092D">
        <w:trPr>
          <w:trHeight w:val="1403"/>
        </w:trPr>
        <w:tc>
          <w:tcPr>
            <w:tcW w:w="655" w:type="dxa"/>
            <w:vAlign w:val="center"/>
          </w:tcPr>
          <w:p w14:paraId="71DEC23F" w14:textId="77777777" w:rsidR="0087092D" w:rsidRPr="00FF4993" w:rsidRDefault="0087092D" w:rsidP="0087092D">
            <w:pPr>
              <w:jc w:val="center"/>
              <w:rPr>
                <w:rFonts w:ascii="Times New Roman" w:hAnsi="Times New Roman" w:cs="Times New Roman"/>
              </w:rPr>
            </w:pPr>
            <w:r w:rsidRPr="00FF4993">
              <w:rPr>
                <w:rFonts w:ascii="Times New Roman" w:hAnsi="Times New Roman" w:cs="Times New Roman"/>
              </w:rPr>
              <w:t>1</w:t>
            </w:r>
          </w:p>
        </w:tc>
        <w:tc>
          <w:tcPr>
            <w:tcW w:w="1574" w:type="dxa"/>
            <w:vAlign w:val="center"/>
          </w:tcPr>
          <w:p w14:paraId="09CECC26" w14:textId="77777777" w:rsidR="0087092D" w:rsidRPr="00FF4993" w:rsidRDefault="0087092D" w:rsidP="0087092D">
            <w:pPr>
              <w:rPr>
                <w:rFonts w:ascii="Times New Roman" w:hAnsi="Times New Roman" w:cs="Times New Roman"/>
              </w:rPr>
            </w:pPr>
            <w:r>
              <w:rPr>
                <w:rFonts w:ascii="Times New Roman" w:hAnsi="Times New Roman" w:cs="Times New Roman"/>
              </w:rPr>
              <w:t>Insert Meter Unit</w:t>
            </w:r>
          </w:p>
        </w:tc>
        <w:tc>
          <w:tcPr>
            <w:tcW w:w="4133" w:type="dxa"/>
            <w:vAlign w:val="center"/>
          </w:tcPr>
          <w:p w14:paraId="5D7A7896"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UserID: “P1_05”,</w:t>
            </w:r>
          </w:p>
          <w:p w14:paraId="3E7107D5"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FullName: “Chathuranga”,</w:t>
            </w:r>
          </w:p>
          <w:p w14:paraId="11463B17"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City: “Colombo”,</w:t>
            </w:r>
          </w:p>
          <w:p w14:paraId="4E55AA7C"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MobileNumber: “0711584935”,</w:t>
            </w:r>
          </w:p>
          <w:p w14:paraId="477A3BAD" w14:textId="77777777" w:rsidR="0087092D" w:rsidRDefault="0087092D" w:rsidP="0087092D">
            <w:pPr>
              <w:rPr>
                <w:rFonts w:ascii="Times New Roman" w:hAnsi="Times New Roman" w:cs="Times New Roman"/>
              </w:rPr>
            </w:pPr>
            <w:r>
              <w:rPr>
                <w:rFonts w:ascii="Times New Roman" w:hAnsi="Times New Roman" w:cs="Times New Roman"/>
              </w:rPr>
              <w:t>Unit</w:t>
            </w:r>
            <w:r w:rsidRPr="00FF4993">
              <w:rPr>
                <w:rFonts w:ascii="Times New Roman" w:hAnsi="Times New Roman" w:cs="Times New Roman"/>
              </w:rPr>
              <w:t>:</w:t>
            </w:r>
            <w:r>
              <w:rPr>
                <w:rFonts w:ascii="Times New Roman" w:hAnsi="Times New Roman" w:cs="Times New Roman"/>
              </w:rPr>
              <w:t xml:space="preserve"> </w:t>
            </w:r>
            <w:r w:rsidRPr="00FF4993">
              <w:rPr>
                <w:rFonts w:ascii="Times New Roman" w:hAnsi="Times New Roman" w:cs="Times New Roman"/>
              </w:rPr>
              <w:t>“</w:t>
            </w:r>
            <w:r>
              <w:rPr>
                <w:rFonts w:ascii="Times New Roman" w:hAnsi="Times New Roman" w:cs="Times New Roman"/>
              </w:rPr>
              <w:t>25”,</w:t>
            </w:r>
          </w:p>
          <w:p w14:paraId="37503384" w14:textId="77777777" w:rsidR="0087092D" w:rsidRPr="00FF4993" w:rsidRDefault="0087092D" w:rsidP="0087092D">
            <w:pPr>
              <w:rPr>
                <w:rFonts w:ascii="Times New Roman" w:hAnsi="Times New Roman" w:cs="Times New Roman"/>
              </w:rPr>
            </w:pPr>
            <w:r>
              <w:rPr>
                <w:rFonts w:ascii="Times New Roman" w:hAnsi="Times New Roman" w:cs="Times New Roman"/>
              </w:rPr>
              <w:t>Remark: “No Remark”</w:t>
            </w:r>
          </w:p>
        </w:tc>
        <w:tc>
          <w:tcPr>
            <w:tcW w:w="1329" w:type="dxa"/>
            <w:vAlign w:val="center"/>
          </w:tcPr>
          <w:p w14:paraId="1AD5165D"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 xml:space="preserve">Inserted Successfully </w:t>
            </w:r>
          </w:p>
        </w:tc>
        <w:tc>
          <w:tcPr>
            <w:tcW w:w="1430" w:type="dxa"/>
            <w:vAlign w:val="center"/>
          </w:tcPr>
          <w:p w14:paraId="7BC7A53B"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Inserted Successfully</w:t>
            </w:r>
          </w:p>
        </w:tc>
        <w:tc>
          <w:tcPr>
            <w:tcW w:w="1499" w:type="dxa"/>
            <w:vAlign w:val="center"/>
          </w:tcPr>
          <w:p w14:paraId="351AB229"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Pass</w:t>
            </w:r>
          </w:p>
        </w:tc>
      </w:tr>
      <w:tr w:rsidR="0087092D" w:rsidRPr="00FF4993" w14:paraId="2FAAB3E1" w14:textId="77777777" w:rsidTr="0087092D">
        <w:tc>
          <w:tcPr>
            <w:tcW w:w="655" w:type="dxa"/>
            <w:vAlign w:val="center"/>
          </w:tcPr>
          <w:p w14:paraId="74183486" w14:textId="77777777" w:rsidR="0087092D" w:rsidRPr="00FF4993" w:rsidRDefault="0087092D" w:rsidP="0087092D">
            <w:pPr>
              <w:jc w:val="center"/>
              <w:rPr>
                <w:rFonts w:ascii="Times New Roman" w:hAnsi="Times New Roman" w:cs="Times New Roman"/>
              </w:rPr>
            </w:pPr>
            <w:r w:rsidRPr="00FF4993">
              <w:rPr>
                <w:rFonts w:ascii="Times New Roman" w:hAnsi="Times New Roman" w:cs="Times New Roman"/>
              </w:rPr>
              <w:t>2</w:t>
            </w:r>
          </w:p>
        </w:tc>
        <w:tc>
          <w:tcPr>
            <w:tcW w:w="1574" w:type="dxa"/>
            <w:vAlign w:val="center"/>
          </w:tcPr>
          <w:p w14:paraId="5FA3EBD8"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 xml:space="preserve">View </w:t>
            </w:r>
            <w:r>
              <w:rPr>
                <w:rFonts w:ascii="Times New Roman" w:hAnsi="Times New Roman" w:cs="Times New Roman"/>
              </w:rPr>
              <w:t>Users</w:t>
            </w:r>
          </w:p>
        </w:tc>
        <w:tc>
          <w:tcPr>
            <w:tcW w:w="4133" w:type="dxa"/>
            <w:vAlign w:val="center"/>
          </w:tcPr>
          <w:p w14:paraId="2E9B9E5A" w14:textId="77777777" w:rsidR="0087092D" w:rsidRPr="00FF4993" w:rsidRDefault="0087092D" w:rsidP="0087092D">
            <w:pPr>
              <w:rPr>
                <w:rFonts w:ascii="Times New Roman" w:hAnsi="Times New Roman" w:cs="Times New Roman"/>
              </w:rPr>
            </w:pPr>
          </w:p>
        </w:tc>
        <w:tc>
          <w:tcPr>
            <w:tcW w:w="1329" w:type="dxa"/>
            <w:vAlign w:val="center"/>
          </w:tcPr>
          <w:p w14:paraId="2316B737"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30" w:type="dxa"/>
            <w:vAlign w:val="center"/>
          </w:tcPr>
          <w:p w14:paraId="397F8EA0"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99" w:type="dxa"/>
            <w:vAlign w:val="center"/>
          </w:tcPr>
          <w:p w14:paraId="6D8F5B33"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Pass</w:t>
            </w:r>
          </w:p>
        </w:tc>
      </w:tr>
      <w:tr w:rsidR="0087092D" w:rsidRPr="00FF4993" w14:paraId="1370ADF5" w14:textId="77777777" w:rsidTr="0087092D">
        <w:trPr>
          <w:trHeight w:val="1565"/>
        </w:trPr>
        <w:tc>
          <w:tcPr>
            <w:tcW w:w="655" w:type="dxa"/>
            <w:vAlign w:val="center"/>
          </w:tcPr>
          <w:p w14:paraId="42C39E6C" w14:textId="77777777" w:rsidR="0087092D" w:rsidRPr="00FF4993" w:rsidRDefault="0087092D" w:rsidP="0087092D">
            <w:pPr>
              <w:jc w:val="center"/>
              <w:rPr>
                <w:rFonts w:ascii="Times New Roman" w:hAnsi="Times New Roman" w:cs="Times New Roman"/>
              </w:rPr>
            </w:pPr>
            <w:r w:rsidRPr="00FF4993">
              <w:rPr>
                <w:rFonts w:ascii="Times New Roman" w:hAnsi="Times New Roman" w:cs="Times New Roman"/>
              </w:rPr>
              <w:t>3</w:t>
            </w:r>
          </w:p>
        </w:tc>
        <w:tc>
          <w:tcPr>
            <w:tcW w:w="1574" w:type="dxa"/>
            <w:vAlign w:val="center"/>
          </w:tcPr>
          <w:p w14:paraId="65A16D59"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Update User Profile</w:t>
            </w:r>
            <w:r>
              <w:rPr>
                <w:rFonts w:ascii="Times New Roman" w:hAnsi="Times New Roman" w:cs="Times New Roman"/>
              </w:rPr>
              <w:t xml:space="preserve"> Remark</w:t>
            </w:r>
          </w:p>
        </w:tc>
        <w:tc>
          <w:tcPr>
            <w:tcW w:w="4133" w:type="dxa"/>
            <w:vAlign w:val="center"/>
          </w:tcPr>
          <w:p w14:paraId="7CECE08C"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UserID: “P1_05”,</w:t>
            </w:r>
          </w:p>
          <w:p w14:paraId="266F464F" w14:textId="77777777" w:rsidR="0087092D" w:rsidRPr="00FF4993" w:rsidRDefault="0087092D" w:rsidP="0087092D">
            <w:pPr>
              <w:rPr>
                <w:rFonts w:ascii="Times New Roman" w:hAnsi="Times New Roman" w:cs="Times New Roman"/>
              </w:rPr>
            </w:pPr>
            <w:r>
              <w:rPr>
                <w:rFonts w:ascii="Times New Roman" w:hAnsi="Times New Roman" w:cs="Times New Roman"/>
              </w:rPr>
              <w:t>Remark</w:t>
            </w:r>
            <w:r w:rsidRPr="00FF4993">
              <w:rPr>
                <w:rFonts w:ascii="Times New Roman" w:hAnsi="Times New Roman" w:cs="Times New Roman"/>
              </w:rPr>
              <w:t>: “</w:t>
            </w:r>
            <w:r>
              <w:rPr>
                <w:rFonts w:ascii="Times New Roman" w:hAnsi="Times New Roman" w:cs="Times New Roman"/>
              </w:rPr>
              <w:t>Not Pay Bill</w:t>
            </w:r>
            <w:r w:rsidRPr="00FF4993">
              <w:rPr>
                <w:rFonts w:ascii="Times New Roman" w:hAnsi="Times New Roman" w:cs="Times New Roman"/>
              </w:rPr>
              <w:t>”</w:t>
            </w:r>
          </w:p>
        </w:tc>
        <w:tc>
          <w:tcPr>
            <w:tcW w:w="1329" w:type="dxa"/>
            <w:vAlign w:val="center"/>
          </w:tcPr>
          <w:p w14:paraId="15E90A76"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Update Successfully</w:t>
            </w:r>
          </w:p>
        </w:tc>
        <w:tc>
          <w:tcPr>
            <w:tcW w:w="1430" w:type="dxa"/>
            <w:vAlign w:val="center"/>
          </w:tcPr>
          <w:p w14:paraId="28430877"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Update Successfully</w:t>
            </w:r>
          </w:p>
        </w:tc>
        <w:tc>
          <w:tcPr>
            <w:tcW w:w="1499" w:type="dxa"/>
            <w:vAlign w:val="center"/>
          </w:tcPr>
          <w:p w14:paraId="2EA88E87"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Pass</w:t>
            </w:r>
          </w:p>
        </w:tc>
      </w:tr>
      <w:tr w:rsidR="0087092D" w:rsidRPr="00FF4993" w14:paraId="5F6CA1CA" w14:textId="77777777" w:rsidTr="0087092D">
        <w:tc>
          <w:tcPr>
            <w:tcW w:w="655" w:type="dxa"/>
            <w:vAlign w:val="center"/>
          </w:tcPr>
          <w:p w14:paraId="64CE4C78" w14:textId="77777777" w:rsidR="0087092D" w:rsidRPr="00FF4993" w:rsidRDefault="0087092D" w:rsidP="0087092D">
            <w:pPr>
              <w:jc w:val="center"/>
              <w:rPr>
                <w:rFonts w:ascii="Times New Roman" w:hAnsi="Times New Roman" w:cs="Times New Roman"/>
              </w:rPr>
            </w:pPr>
            <w:r w:rsidRPr="00FF4993">
              <w:rPr>
                <w:rFonts w:ascii="Times New Roman" w:hAnsi="Times New Roman" w:cs="Times New Roman"/>
              </w:rPr>
              <w:t>4</w:t>
            </w:r>
          </w:p>
        </w:tc>
        <w:tc>
          <w:tcPr>
            <w:tcW w:w="1574" w:type="dxa"/>
            <w:vAlign w:val="center"/>
          </w:tcPr>
          <w:p w14:paraId="595887D6"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 xml:space="preserve">Delete User </w:t>
            </w:r>
            <w:r>
              <w:rPr>
                <w:rFonts w:ascii="Times New Roman" w:hAnsi="Times New Roman" w:cs="Times New Roman"/>
              </w:rPr>
              <w:t>Old Bill</w:t>
            </w:r>
          </w:p>
        </w:tc>
        <w:tc>
          <w:tcPr>
            <w:tcW w:w="4133" w:type="dxa"/>
            <w:vAlign w:val="center"/>
          </w:tcPr>
          <w:p w14:paraId="345FFA54"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UserID: “P1_05”</w:t>
            </w:r>
          </w:p>
        </w:tc>
        <w:tc>
          <w:tcPr>
            <w:tcW w:w="1329" w:type="dxa"/>
            <w:vAlign w:val="center"/>
          </w:tcPr>
          <w:p w14:paraId="61133D55"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Delete Successfully</w:t>
            </w:r>
          </w:p>
        </w:tc>
        <w:tc>
          <w:tcPr>
            <w:tcW w:w="1430" w:type="dxa"/>
            <w:vAlign w:val="center"/>
          </w:tcPr>
          <w:p w14:paraId="3A24D765"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Delete Successfully</w:t>
            </w:r>
          </w:p>
        </w:tc>
        <w:tc>
          <w:tcPr>
            <w:tcW w:w="1499" w:type="dxa"/>
            <w:vAlign w:val="center"/>
          </w:tcPr>
          <w:p w14:paraId="32681EA6"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Pass</w:t>
            </w:r>
          </w:p>
        </w:tc>
      </w:tr>
      <w:tr w:rsidR="0087092D" w:rsidRPr="00FF4993" w14:paraId="261D97D3" w14:textId="77777777" w:rsidTr="0087092D">
        <w:tc>
          <w:tcPr>
            <w:tcW w:w="655" w:type="dxa"/>
            <w:vAlign w:val="center"/>
          </w:tcPr>
          <w:p w14:paraId="6587BA44" w14:textId="77777777" w:rsidR="0087092D" w:rsidRPr="00FF4993" w:rsidRDefault="0087092D" w:rsidP="0087092D">
            <w:pPr>
              <w:jc w:val="center"/>
              <w:rPr>
                <w:rFonts w:ascii="Times New Roman" w:hAnsi="Times New Roman" w:cs="Times New Roman"/>
              </w:rPr>
            </w:pPr>
            <w:r w:rsidRPr="00FF4993">
              <w:rPr>
                <w:rFonts w:ascii="Times New Roman" w:hAnsi="Times New Roman" w:cs="Times New Roman"/>
              </w:rPr>
              <w:t>5</w:t>
            </w:r>
          </w:p>
        </w:tc>
        <w:tc>
          <w:tcPr>
            <w:tcW w:w="1574" w:type="dxa"/>
            <w:vAlign w:val="center"/>
          </w:tcPr>
          <w:p w14:paraId="2301B485" w14:textId="77777777" w:rsidR="0087092D" w:rsidRPr="00FF4993" w:rsidRDefault="0087092D" w:rsidP="0087092D">
            <w:pPr>
              <w:rPr>
                <w:rFonts w:ascii="Times New Roman" w:hAnsi="Times New Roman" w:cs="Times New Roman"/>
              </w:rPr>
            </w:pPr>
            <w:r>
              <w:rPr>
                <w:rFonts w:ascii="Times New Roman" w:hAnsi="Times New Roman" w:cs="Times New Roman"/>
              </w:rPr>
              <w:t>View Old Bill</w:t>
            </w:r>
          </w:p>
        </w:tc>
        <w:tc>
          <w:tcPr>
            <w:tcW w:w="4133" w:type="dxa"/>
            <w:vAlign w:val="center"/>
          </w:tcPr>
          <w:p w14:paraId="137728C9" w14:textId="77777777" w:rsidR="0087092D" w:rsidRPr="00FF4993" w:rsidRDefault="0087092D" w:rsidP="0087092D">
            <w:pPr>
              <w:rPr>
                <w:rFonts w:ascii="Times New Roman" w:hAnsi="Times New Roman" w:cs="Times New Roman"/>
              </w:rPr>
            </w:pPr>
          </w:p>
        </w:tc>
        <w:tc>
          <w:tcPr>
            <w:tcW w:w="1329" w:type="dxa"/>
            <w:vAlign w:val="center"/>
          </w:tcPr>
          <w:p w14:paraId="5D647205"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30" w:type="dxa"/>
            <w:vAlign w:val="center"/>
          </w:tcPr>
          <w:p w14:paraId="71772333"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99" w:type="dxa"/>
            <w:vAlign w:val="center"/>
          </w:tcPr>
          <w:p w14:paraId="028E3F43" w14:textId="77777777" w:rsidR="0087092D" w:rsidRPr="00FF4993" w:rsidRDefault="0087092D" w:rsidP="0087092D">
            <w:pPr>
              <w:rPr>
                <w:rFonts w:ascii="Times New Roman" w:hAnsi="Times New Roman" w:cs="Times New Roman"/>
              </w:rPr>
            </w:pPr>
            <w:r w:rsidRPr="00FF4993">
              <w:rPr>
                <w:rFonts w:ascii="Times New Roman" w:hAnsi="Times New Roman" w:cs="Times New Roman"/>
              </w:rPr>
              <w:t>Pass</w:t>
            </w:r>
          </w:p>
        </w:tc>
      </w:tr>
    </w:tbl>
    <w:p w14:paraId="31DD9255" w14:textId="1C439675" w:rsidR="0087092D" w:rsidRDefault="0087092D" w:rsidP="00AA3F84"/>
    <w:p w14:paraId="67EFB63B" w14:textId="77777777" w:rsidR="0087092D" w:rsidRPr="00AA3F84" w:rsidRDefault="0087092D" w:rsidP="00AA3F84"/>
    <w:p w14:paraId="0F48D453" w14:textId="77777777" w:rsidR="00FA515D" w:rsidRPr="00FA515D" w:rsidRDefault="00FA515D" w:rsidP="00FA515D"/>
    <w:p w14:paraId="0533C355" w14:textId="4991ABA3" w:rsidR="00BA5F55" w:rsidRDefault="00BA5F55" w:rsidP="00412A83">
      <w:pPr>
        <w:pStyle w:val="Heading2"/>
        <w:numPr>
          <w:ilvl w:val="2"/>
          <w:numId w:val="13"/>
        </w:numPr>
        <w:ind w:left="1530"/>
        <w:rPr>
          <w:rFonts w:ascii="Times New Roman" w:hAnsi="Times New Roman" w:cs="Times New Roman"/>
          <w:b/>
          <w:bCs/>
          <w:color w:val="auto"/>
          <w:sz w:val="28"/>
          <w:szCs w:val="28"/>
        </w:rPr>
      </w:pPr>
      <w:bookmarkStart w:id="43" w:name="_Toc101893228"/>
      <w:r w:rsidRPr="00854493">
        <w:rPr>
          <w:rFonts w:ascii="Times New Roman" w:hAnsi="Times New Roman" w:cs="Times New Roman"/>
          <w:b/>
          <w:bCs/>
          <w:color w:val="auto"/>
          <w:sz w:val="28"/>
          <w:szCs w:val="28"/>
        </w:rPr>
        <w:lastRenderedPageBreak/>
        <mc:AlternateContent>
          <mc:Choice Requires="wps">
            <w:drawing>
              <wp:anchor distT="45720" distB="45720" distL="114300" distR="114300" simplePos="0" relativeHeight="252247552" behindDoc="0" locked="0" layoutInCell="1" allowOverlap="1" wp14:anchorId="4113E7DD" wp14:editId="6F3EAFF0">
                <wp:simplePos x="0" y="0"/>
                <wp:positionH relativeFrom="column">
                  <wp:posOffset>0</wp:posOffset>
                </wp:positionH>
                <wp:positionV relativeFrom="paragraph">
                  <wp:posOffset>355600</wp:posOffset>
                </wp:positionV>
                <wp:extent cx="2729230" cy="286385"/>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0724E448" w14:textId="77777777"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P</w:t>
                            </w:r>
                            <w:r w:rsidRPr="0067621C">
                              <w:rPr>
                                <w:rFonts w:ascii="Times New Roman" w:hAnsi="Times New Roman" w:cs="Times New Roman"/>
                                <w:b/>
                                <w:bCs/>
                                <w:sz w:val="24"/>
                                <w:szCs w:val="24"/>
                              </w:rPr>
                              <w:t>ostman screenshots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3E7DD" id="_x0000_s1083" type="#_x0000_t202" style="position:absolute;left:0;text-align:left;margin-left:0;margin-top:28pt;width:214.9pt;height:22.55pt;z-index:25224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" stroked="f">
                <v:textbox>
                  <w:txbxContent>
                    <w:p w14:paraId="0724E448" w14:textId="77777777"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P</w:t>
                      </w:r>
                      <w:r w:rsidRPr="0067621C">
                        <w:rPr>
                          <w:rFonts w:ascii="Times New Roman" w:hAnsi="Times New Roman" w:cs="Times New Roman"/>
                          <w:b/>
                          <w:bCs/>
                          <w:sz w:val="24"/>
                          <w:szCs w:val="24"/>
                        </w:rPr>
                        <w:t>ostman screenshots</w:t>
                      </w:r>
                    </w:p>
                  </w:txbxContent>
                </v:textbox>
                <w10:wrap type="topAndBottom"/>
              </v:shape>
            </w:pict>
          </mc:Fallback>
        </mc:AlternateContent>
      </w:r>
      <w:r w:rsidR="00854493">
        <w:rPr>
          <w:noProof/>
        </w:rPr>
        <w:drawing>
          <wp:anchor distT="0" distB="0" distL="114300" distR="114300" simplePos="0" relativeHeight="252232192" behindDoc="0" locked="0" layoutInCell="1" allowOverlap="1" wp14:anchorId="52EEFC6F" wp14:editId="7BA026D2">
            <wp:simplePos x="0" y="0"/>
            <wp:positionH relativeFrom="column">
              <wp:posOffset>3359150</wp:posOffset>
            </wp:positionH>
            <wp:positionV relativeFrom="paragraph">
              <wp:posOffset>3105150</wp:posOffset>
            </wp:positionV>
            <wp:extent cx="2879867" cy="1649821"/>
            <wp:effectExtent l="19050" t="19050" r="15875" b="26670"/>
            <wp:wrapTopAndBottom/>
            <wp:docPr id="214" name="Picture 2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View Use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79867" cy="1649821"/>
                    </a:xfrm>
                    <a:prstGeom prst="rect">
                      <a:avLst/>
                    </a:prstGeom>
                    <a:ln>
                      <a:solidFill>
                        <a:schemeClr val="tx1"/>
                      </a:solidFill>
                    </a:ln>
                  </pic:spPr>
                </pic:pic>
              </a:graphicData>
            </a:graphic>
            <wp14:sizeRelV relativeFrom="margin">
              <wp14:pctHeight>0</wp14:pctHeight>
            </wp14:sizeRelV>
          </wp:anchor>
        </w:drawing>
      </w:r>
      <w:r w:rsidR="00854493" w:rsidRPr="00854493">
        <w:rPr>
          <w:rFonts w:ascii="Times New Roman" w:hAnsi="Times New Roman" w:cs="Times New Roman"/>
          <w:b/>
          <w:bCs/>
          <w:color w:val="auto"/>
          <w:sz w:val="28"/>
          <w:szCs w:val="28"/>
        </w:rPr>
        <mc:AlternateContent>
          <mc:Choice Requires="wps">
            <w:drawing>
              <wp:anchor distT="45720" distB="45720" distL="114300" distR="114300" simplePos="0" relativeHeight="252308992" behindDoc="0" locked="0" layoutInCell="1" allowOverlap="1" wp14:anchorId="035E1978" wp14:editId="20198F89">
                <wp:simplePos x="0" y="0"/>
                <wp:positionH relativeFrom="column">
                  <wp:posOffset>3268980</wp:posOffset>
                </wp:positionH>
                <wp:positionV relativeFrom="paragraph">
                  <wp:posOffset>2819672</wp:posOffset>
                </wp:positionV>
                <wp:extent cx="2729230" cy="286385"/>
                <wp:effectExtent l="0" t="0" r="0" b="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080BEEED" w14:textId="6308C4FD"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View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E1978" id="_x0000_s1084" type="#_x0000_t202" style="position:absolute;left:0;text-align:left;margin-left:257.4pt;margin-top:222pt;width:214.9pt;height:22.55pt;z-index:25230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" stroked="f">
                <v:textbox>
                  <w:txbxContent>
                    <w:p w14:paraId="080BEEED" w14:textId="6308C4FD"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View Users</w:t>
                      </w:r>
                    </w:p>
                  </w:txbxContent>
                </v:textbox>
                <w10:wrap type="topAndBottom"/>
              </v:shape>
            </w:pict>
          </mc:Fallback>
        </mc:AlternateContent>
      </w:r>
      <w:r w:rsidR="00854493">
        <w:rPr>
          <w:noProof/>
        </w:rPr>
        <w:drawing>
          <wp:anchor distT="0" distB="0" distL="114300" distR="114300" simplePos="0" relativeHeight="252113408" behindDoc="0" locked="0" layoutInCell="1" allowOverlap="1" wp14:anchorId="25A1862C" wp14:editId="0D003CAB">
            <wp:simplePos x="0" y="0"/>
            <wp:positionH relativeFrom="column">
              <wp:posOffset>3371850</wp:posOffset>
            </wp:positionH>
            <wp:positionV relativeFrom="paragraph">
              <wp:posOffset>933450</wp:posOffset>
            </wp:positionV>
            <wp:extent cx="2880360" cy="1720850"/>
            <wp:effectExtent l="19050" t="19050" r="15240" b="12700"/>
            <wp:wrapTopAndBottom/>
            <wp:docPr id="212" name="Picture 2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elete Old Bill.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80360" cy="1720850"/>
                    </a:xfrm>
                    <a:prstGeom prst="rect">
                      <a:avLst/>
                    </a:prstGeom>
                    <a:ln>
                      <a:solidFill>
                        <a:schemeClr val="tx1"/>
                      </a:solidFill>
                    </a:ln>
                  </pic:spPr>
                </pic:pic>
              </a:graphicData>
            </a:graphic>
          </wp:anchor>
        </w:drawing>
      </w:r>
      <w:r w:rsidR="00854493" w:rsidRPr="00854493">
        <w:rPr>
          <w:rFonts w:ascii="Times New Roman" w:hAnsi="Times New Roman" w:cs="Times New Roman"/>
          <w:b/>
          <w:bCs/>
          <w:color w:val="auto"/>
          <w:sz w:val="28"/>
          <w:szCs w:val="28"/>
        </w:rPr>
        <mc:AlternateContent>
          <mc:Choice Requires="wps">
            <w:drawing>
              <wp:anchor distT="45720" distB="45720" distL="114300" distR="114300" simplePos="0" relativeHeight="252282368" behindDoc="0" locked="0" layoutInCell="1" allowOverlap="1" wp14:anchorId="5C8E93E9" wp14:editId="42FEE9C4">
                <wp:simplePos x="0" y="0"/>
                <wp:positionH relativeFrom="column">
                  <wp:posOffset>3367496</wp:posOffset>
                </wp:positionH>
                <wp:positionV relativeFrom="paragraph">
                  <wp:posOffset>666206</wp:posOffset>
                </wp:positionV>
                <wp:extent cx="2729230" cy="286385"/>
                <wp:effectExtent l="0" t="0" r="0" b="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28E415FA" w14:textId="22D3F4AB"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Delete Old Bills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E93E9" id="_x0000_s1085" type="#_x0000_t202" style="position:absolute;left:0;text-align:left;margin-left:265.15pt;margin-top:52.45pt;width:214.9pt;height:22.5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" stroked="f">
                <v:textbox>
                  <w:txbxContent>
                    <w:p w14:paraId="28E415FA" w14:textId="22D3F4AB"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Delete Old Bills</w:t>
                      </w:r>
                    </w:p>
                  </w:txbxContent>
                </v:textbox>
                <w10:wrap type="topAndBottom"/>
              </v:shape>
            </w:pict>
          </mc:Fallback>
        </mc:AlternateContent>
      </w:r>
      <w:r w:rsidR="00854493" w:rsidRPr="00854493">
        <w:rPr>
          <w:rFonts w:ascii="Times New Roman" w:hAnsi="Times New Roman" w:cs="Times New Roman"/>
          <w:b/>
          <w:bCs/>
          <w:color w:val="auto"/>
          <w:sz w:val="28"/>
          <w:szCs w:val="28"/>
        </w:rPr>
        <mc:AlternateContent>
          <mc:Choice Requires="wps">
            <w:drawing>
              <wp:anchor distT="45720" distB="45720" distL="114300" distR="114300" simplePos="0" relativeHeight="252298752" behindDoc="0" locked="0" layoutInCell="1" allowOverlap="1" wp14:anchorId="2D662D17" wp14:editId="22EC3DBC">
                <wp:simplePos x="0" y="0"/>
                <wp:positionH relativeFrom="column">
                  <wp:posOffset>-2631</wp:posOffset>
                </wp:positionH>
                <wp:positionV relativeFrom="paragraph">
                  <wp:posOffset>2847975</wp:posOffset>
                </wp:positionV>
                <wp:extent cx="2729230" cy="286385"/>
                <wp:effectExtent l="0" t="0" r="0" b="0"/>
                <wp:wrapTopAndBottom/>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1D2ABA58" w14:textId="04FC6DB1"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Update User Remark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62D17" id="_x0000_s1086" type="#_x0000_t202" style="position:absolute;left:0;text-align:left;margin-left:-.2pt;margin-top:224.25pt;width:214.9pt;height:22.55pt;z-index:25229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" stroked="f">
                <v:textbox>
                  <w:txbxContent>
                    <w:p w14:paraId="1D2ABA58" w14:textId="04FC6DB1"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Update User Remark</w:t>
                      </w:r>
                    </w:p>
                  </w:txbxContent>
                </v:textbox>
                <w10:wrap type="topAndBottom"/>
              </v:shape>
            </w:pict>
          </mc:Fallback>
        </mc:AlternateContent>
      </w:r>
      <w:r w:rsidR="00854493">
        <w:rPr>
          <w:noProof/>
        </w:rPr>
        <w:drawing>
          <wp:anchor distT="0" distB="0" distL="114300" distR="114300" simplePos="0" relativeHeight="252172800" behindDoc="0" locked="0" layoutInCell="1" allowOverlap="1" wp14:anchorId="19699756" wp14:editId="1FCBA3B4">
            <wp:simplePos x="0" y="0"/>
            <wp:positionH relativeFrom="column">
              <wp:posOffset>82550</wp:posOffset>
            </wp:positionH>
            <wp:positionV relativeFrom="paragraph">
              <wp:posOffset>3117850</wp:posOffset>
            </wp:positionV>
            <wp:extent cx="2880360" cy="1638935"/>
            <wp:effectExtent l="19050" t="19050" r="15240" b="18415"/>
            <wp:wrapTopAndBottom/>
            <wp:docPr id="213" name="Picture 2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Update Remark.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80360" cy="1638935"/>
                    </a:xfrm>
                    <a:prstGeom prst="rect">
                      <a:avLst/>
                    </a:prstGeom>
                    <a:ln>
                      <a:solidFill>
                        <a:schemeClr val="tx1"/>
                      </a:solidFill>
                    </a:ln>
                  </pic:spPr>
                </pic:pic>
              </a:graphicData>
            </a:graphic>
          </wp:anchor>
        </w:drawing>
      </w:r>
      <w:r w:rsidR="0087092D">
        <w:rPr>
          <w:noProof/>
        </w:rPr>
        <w:drawing>
          <wp:anchor distT="0" distB="0" distL="114300" distR="114300" simplePos="0" relativeHeight="252047872" behindDoc="0" locked="0" layoutInCell="1" allowOverlap="1" wp14:anchorId="63A46A31" wp14:editId="6F89B325">
            <wp:simplePos x="0" y="0"/>
            <wp:positionH relativeFrom="column">
              <wp:posOffset>95250</wp:posOffset>
            </wp:positionH>
            <wp:positionV relativeFrom="paragraph">
              <wp:posOffset>920750</wp:posOffset>
            </wp:positionV>
            <wp:extent cx="2880360" cy="1795145"/>
            <wp:effectExtent l="19050" t="19050" r="15240" b="14605"/>
            <wp:wrapTopAndBottom/>
            <wp:docPr id="211" name="Picture 2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d Uni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80360" cy="1795145"/>
                    </a:xfrm>
                    <a:prstGeom prst="rect">
                      <a:avLst/>
                    </a:prstGeom>
                    <a:ln>
                      <a:solidFill>
                        <a:schemeClr val="tx1"/>
                      </a:solidFill>
                    </a:ln>
                  </pic:spPr>
                </pic:pic>
              </a:graphicData>
            </a:graphic>
          </wp:anchor>
        </w:drawing>
      </w:r>
      <w:r w:rsidR="00304F94" w:rsidRPr="00304F94">
        <w:rPr>
          <w:rFonts w:ascii="Times New Roman" w:hAnsi="Times New Roman" w:cs="Times New Roman"/>
          <w:b/>
          <w:bCs/>
          <w:color w:val="auto"/>
          <w:sz w:val="28"/>
          <w:szCs w:val="28"/>
        </w:rPr>
        <w:t>Assumptions and any other details</w:t>
      </w:r>
      <w:r w:rsidR="00854493" w:rsidRPr="00854493">
        <w:rPr>
          <w:rFonts w:ascii="Times New Roman" w:hAnsi="Times New Roman" w:cs="Times New Roman"/>
          <w:b/>
          <w:bCs/>
          <w:color w:val="auto"/>
          <w:sz w:val="28"/>
          <w:szCs w:val="28"/>
        </w:rPr>
        <mc:AlternateContent>
          <mc:Choice Requires="wps">
            <w:drawing>
              <wp:anchor distT="45720" distB="45720" distL="114300" distR="114300" simplePos="0" relativeHeight="252265984" behindDoc="0" locked="0" layoutInCell="1" allowOverlap="1" wp14:anchorId="721BE4A5" wp14:editId="1A226A03">
                <wp:simplePos x="0" y="0"/>
                <wp:positionH relativeFrom="column">
                  <wp:posOffset>0</wp:posOffset>
                </wp:positionH>
                <wp:positionV relativeFrom="paragraph">
                  <wp:posOffset>641350</wp:posOffset>
                </wp:positionV>
                <wp:extent cx="2729230" cy="286385"/>
                <wp:effectExtent l="0" t="0" r="0" b="0"/>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62C30E51" w14:textId="143A71B2"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Add Meter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BE4A5" id="_x0000_s1087" type="#_x0000_t202" style="position:absolute;left:0;text-align:left;margin-left:0;margin-top:50.5pt;width:214.9pt;height:22.55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" stroked="f">
                <v:textbox>
                  <w:txbxContent>
                    <w:p w14:paraId="62C30E51" w14:textId="143A71B2" w:rsidR="00FA2962" w:rsidRPr="0067621C" w:rsidRDefault="00FA2962" w:rsidP="00854493">
                      <w:pPr>
                        <w:rPr>
                          <w:rFonts w:ascii="Times New Roman" w:hAnsi="Times New Roman" w:cs="Times New Roman"/>
                          <w:b/>
                          <w:bCs/>
                          <w:sz w:val="24"/>
                          <w:szCs w:val="24"/>
                        </w:rPr>
                      </w:pPr>
                      <w:r>
                        <w:rPr>
                          <w:rFonts w:ascii="Times New Roman" w:hAnsi="Times New Roman" w:cs="Times New Roman"/>
                          <w:b/>
                          <w:bCs/>
                          <w:sz w:val="24"/>
                          <w:szCs w:val="24"/>
                        </w:rPr>
                        <w:t>Add Meter Unit</w:t>
                      </w:r>
                    </w:p>
                  </w:txbxContent>
                </v:textbox>
                <w10:wrap type="topAndBottom"/>
              </v:shape>
            </w:pict>
          </mc:Fallback>
        </mc:AlternateContent>
      </w:r>
      <w:bookmarkEnd w:id="43"/>
    </w:p>
    <w:p w14:paraId="74725BDD" w14:textId="77777777" w:rsidR="00BA5F55" w:rsidRPr="00BA5F55" w:rsidRDefault="00BA5F55" w:rsidP="00BA5F55"/>
    <w:p w14:paraId="5F0B9EA3" w14:textId="7D27E60F" w:rsidR="00BB0512" w:rsidRDefault="00BB0512" w:rsidP="00412A83">
      <w:pPr>
        <w:pStyle w:val="Heading2"/>
        <w:numPr>
          <w:ilvl w:val="1"/>
          <w:numId w:val="13"/>
        </w:numPr>
        <w:rPr>
          <w:rFonts w:ascii="Times New Roman" w:hAnsi="Times New Roman" w:cs="Times New Roman"/>
          <w:b/>
          <w:bCs/>
          <w:color w:val="auto"/>
          <w:sz w:val="28"/>
          <w:szCs w:val="28"/>
        </w:rPr>
      </w:pPr>
      <w:bookmarkStart w:id="44" w:name="_Toc101893229"/>
      <w:r w:rsidRPr="007E3A6D">
        <w:rPr>
          <w:rFonts w:ascii="Times New Roman" w:hAnsi="Times New Roman" w:cs="Times New Roman"/>
          <w:b/>
          <w:bCs/>
          <w:color w:val="auto"/>
          <w:sz w:val="28"/>
          <w:szCs w:val="28"/>
        </w:rPr>
        <w:t>Individual Sections – IT20426958</w:t>
      </w:r>
      <w:r w:rsidR="00A03D91" w:rsidRPr="007E3A6D">
        <w:rPr>
          <w:rFonts w:ascii="Times New Roman" w:hAnsi="Times New Roman" w:cs="Times New Roman"/>
          <w:b/>
          <w:bCs/>
          <w:color w:val="auto"/>
          <w:sz w:val="28"/>
          <w:szCs w:val="28"/>
        </w:rPr>
        <w:t xml:space="preserve"> – Billing Management</w:t>
      </w:r>
      <w:bookmarkEnd w:id="44"/>
    </w:p>
    <w:p w14:paraId="7EB1C063" w14:textId="77777777" w:rsidR="007E3A6D" w:rsidRPr="007E3A6D" w:rsidRDefault="007E3A6D" w:rsidP="007E3A6D"/>
    <w:p w14:paraId="5BD1A9C1" w14:textId="772B212F" w:rsidR="00BB0512" w:rsidRDefault="00BB0512" w:rsidP="00412A83">
      <w:pPr>
        <w:pStyle w:val="Heading2"/>
        <w:numPr>
          <w:ilvl w:val="2"/>
          <w:numId w:val="16"/>
        </w:numPr>
        <w:ind w:left="1530"/>
        <w:rPr>
          <w:rFonts w:ascii="Times New Roman" w:hAnsi="Times New Roman" w:cs="Times New Roman"/>
          <w:b/>
          <w:bCs/>
          <w:color w:val="auto"/>
          <w:sz w:val="28"/>
          <w:szCs w:val="28"/>
        </w:rPr>
      </w:pPr>
      <w:bookmarkStart w:id="45" w:name="_Toc101893230"/>
      <w:r w:rsidRPr="00B90E33">
        <w:rPr>
          <w:rFonts w:ascii="Times New Roman" w:hAnsi="Times New Roman" w:cs="Times New Roman"/>
          <w:b/>
          <w:bCs/>
          <w:color w:val="auto"/>
          <w:sz w:val="28"/>
          <w:szCs w:val="28"/>
        </w:rPr>
        <w:t>Service design</w:t>
      </w:r>
      <w:bookmarkEnd w:id="45"/>
    </w:p>
    <w:p w14:paraId="101EC05D" w14:textId="77777777" w:rsidR="00BA5F55" w:rsidRDefault="00BA5F55" w:rsidP="00BA5F55">
      <w:pPr>
        <w:jc w:val="both"/>
        <w:rPr>
          <w:rFonts w:ascii="Times New Roman" w:hAnsi="Times New Roman" w:cs="Times New Roman"/>
          <w:sz w:val="24"/>
          <w:szCs w:val="24"/>
        </w:rPr>
      </w:pPr>
    </w:p>
    <w:p w14:paraId="4CA4FE63" w14:textId="081E5E92" w:rsidR="00BA5F55" w:rsidRPr="00BA5F55" w:rsidRDefault="00BA5F55" w:rsidP="00BA5F55">
      <w:pPr>
        <w:ind w:firstLine="720"/>
        <w:jc w:val="both"/>
      </w:pPr>
      <w:r w:rsidRPr="003D62B5">
        <w:rPr>
          <w:rFonts w:ascii="Times New Roman" w:hAnsi="Times New Roman" w:cs="Times New Roman"/>
          <w:sz w:val="24"/>
          <w:szCs w:val="24"/>
        </w:rPr>
        <w:t>This function calculates the monthly bill based on the number of units consumed by the customer and automatically sends the bill to the customer. Also, if a customer does not make payments for two consecutive months, the customer's electricity will be cut off. It is also possible to update the bill as and when required</w:t>
      </w:r>
    </w:p>
    <w:p w14:paraId="7DABEE44" w14:textId="0382144A" w:rsidR="00A76D1D" w:rsidRDefault="00A76D1D" w:rsidP="00412A83">
      <w:pPr>
        <w:pStyle w:val="Heading3"/>
        <w:numPr>
          <w:ilvl w:val="3"/>
          <w:numId w:val="17"/>
        </w:numPr>
        <w:ind w:left="1890" w:hanging="810"/>
        <w:rPr>
          <w:rFonts w:ascii="Times New Roman" w:hAnsi="Times New Roman" w:cs="Times New Roman"/>
          <w:b/>
          <w:bCs/>
          <w:color w:val="auto"/>
        </w:rPr>
      </w:pPr>
      <w:bookmarkStart w:id="46" w:name="_Toc101893231"/>
      <w:r>
        <w:rPr>
          <w:noProof/>
        </w:rPr>
        <w:lastRenderedPageBreak/>
        <w:drawing>
          <wp:anchor distT="0" distB="0" distL="114300" distR="114300" simplePos="0" relativeHeight="251127296" behindDoc="0" locked="0" layoutInCell="1" allowOverlap="1" wp14:anchorId="2135CD36" wp14:editId="43C9E80C">
            <wp:simplePos x="0" y="0"/>
            <wp:positionH relativeFrom="column">
              <wp:posOffset>1000125</wp:posOffset>
            </wp:positionH>
            <wp:positionV relativeFrom="paragraph">
              <wp:posOffset>285750</wp:posOffset>
            </wp:positionV>
            <wp:extent cx="3968750" cy="2029460"/>
            <wp:effectExtent l="0" t="0" r="0" b="8890"/>
            <wp:wrapTopAndBottom/>
            <wp:docPr id="54" name="Picture 5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PI.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68750" cy="2029460"/>
                    </a:xfrm>
                    <a:prstGeom prst="rect">
                      <a:avLst/>
                    </a:prstGeom>
                  </pic:spPr>
                </pic:pic>
              </a:graphicData>
            </a:graphic>
            <wp14:sizeRelH relativeFrom="page">
              <wp14:pctWidth>0</wp14:pctWidth>
            </wp14:sizeRelH>
            <wp14:sizeRelV relativeFrom="page">
              <wp14:pctHeight>0</wp14:pctHeight>
            </wp14:sizeRelV>
          </wp:anchor>
        </w:drawing>
      </w:r>
      <w:r w:rsidR="00BB0512" w:rsidRPr="00C95249">
        <w:rPr>
          <w:rFonts w:ascii="Times New Roman" w:hAnsi="Times New Roman" w:cs="Times New Roman"/>
          <w:b/>
          <w:bCs/>
          <w:color w:val="auto"/>
        </w:rPr>
        <w:t xml:space="preserve">API Of </w:t>
      </w:r>
      <w:r w:rsidR="00BB0512">
        <w:rPr>
          <w:rFonts w:ascii="Times New Roman" w:hAnsi="Times New Roman" w:cs="Times New Roman"/>
          <w:b/>
          <w:bCs/>
          <w:color w:val="auto"/>
        </w:rPr>
        <w:t>t</w:t>
      </w:r>
      <w:r w:rsidR="00BB0512" w:rsidRPr="00C95249">
        <w:rPr>
          <w:rFonts w:ascii="Times New Roman" w:hAnsi="Times New Roman" w:cs="Times New Roman"/>
          <w:b/>
          <w:bCs/>
          <w:color w:val="auto"/>
        </w:rPr>
        <w:t>he Service</w:t>
      </w:r>
      <w:bookmarkEnd w:id="46"/>
    </w:p>
    <w:p w14:paraId="30511554" w14:textId="77777777" w:rsidR="00BA5F55" w:rsidRPr="00BA5F55" w:rsidRDefault="00BA5F55" w:rsidP="00BA5F55"/>
    <w:p w14:paraId="5B4F7445" w14:textId="77777777" w:rsidR="00E85C60" w:rsidRPr="00B43D1E" w:rsidRDefault="00E85C60" w:rsidP="00412A83">
      <w:pPr>
        <w:pStyle w:val="ListParagraph"/>
        <w:numPr>
          <w:ilvl w:val="0"/>
          <w:numId w:val="39"/>
        </w:numPr>
        <w:rPr>
          <w:rFonts w:ascii="Times New Roman" w:hAnsi="Times New Roman" w:cs="Times New Roman"/>
          <w:b/>
          <w:bCs/>
          <w:sz w:val="24"/>
          <w:szCs w:val="24"/>
        </w:rPr>
      </w:pPr>
      <w:r w:rsidRPr="00B43D1E">
        <w:rPr>
          <w:rFonts w:ascii="Times New Roman" w:hAnsi="Times New Roman" w:cs="Times New Roman"/>
          <w:b/>
          <w:bCs/>
          <w:sz w:val="24"/>
          <w:szCs w:val="24"/>
        </w:rPr>
        <w:t>Register Customer (POST)</w:t>
      </w:r>
    </w:p>
    <w:p w14:paraId="122C52E3" w14:textId="40B64528" w:rsidR="00E85C60" w:rsidRPr="002F194F" w:rsidRDefault="00E85C60"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Resource:</w:t>
      </w:r>
      <w:r>
        <w:rPr>
          <w:rFonts w:ascii="Times New Roman" w:hAnsi="Times New Roman" w:cs="Times New Roman"/>
          <w:sz w:val="24"/>
          <w:szCs w:val="24"/>
        </w:rPr>
        <w:t xml:space="preserve"> </w:t>
      </w:r>
      <w:r w:rsidR="004B5BB6">
        <w:rPr>
          <w:rFonts w:ascii="Times New Roman" w:hAnsi="Times New Roman" w:cs="Times New Roman"/>
          <w:sz w:val="24"/>
          <w:szCs w:val="24"/>
        </w:rPr>
        <w:t>Bill</w:t>
      </w:r>
    </w:p>
    <w:p w14:paraId="49747D72" w14:textId="291665B3" w:rsidR="00E85C60" w:rsidRPr="002F194F" w:rsidRDefault="00E85C60"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Request:</w:t>
      </w:r>
      <w:r>
        <w:rPr>
          <w:rFonts w:ascii="Times New Roman" w:hAnsi="Times New Roman" w:cs="Times New Roman"/>
          <w:sz w:val="24"/>
          <w:szCs w:val="24"/>
        </w:rPr>
        <w:t xml:space="preserve"> </w:t>
      </w:r>
      <w:r w:rsidRPr="002F194F">
        <w:rPr>
          <w:rFonts w:ascii="Times New Roman" w:hAnsi="Times New Roman" w:cs="Times New Roman"/>
          <w:sz w:val="24"/>
          <w:szCs w:val="24"/>
        </w:rPr>
        <w:t xml:space="preserve">POST </w:t>
      </w:r>
      <w:r w:rsidRPr="00F201AE">
        <w:rPr>
          <w:rFonts w:ascii="Times New Roman" w:hAnsi="Times New Roman" w:cs="Times New Roman"/>
          <w:sz w:val="24"/>
          <w:szCs w:val="24"/>
        </w:rPr>
        <w:t>ElectroG</w:t>
      </w:r>
      <w:r w:rsidRPr="002F194F">
        <w:rPr>
          <w:rFonts w:ascii="Times New Roman" w:hAnsi="Times New Roman" w:cs="Times New Roman"/>
          <w:sz w:val="24"/>
          <w:szCs w:val="24"/>
        </w:rPr>
        <w:t>/</w:t>
      </w:r>
      <w:r w:rsidR="004B5BB6">
        <w:rPr>
          <w:rFonts w:ascii="Times New Roman" w:hAnsi="Times New Roman" w:cs="Times New Roman"/>
          <w:sz w:val="24"/>
          <w:szCs w:val="24"/>
        </w:rPr>
        <w:t>BillCreation</w:t>
      </w:r>
      <w:r w:rsidRPr="002F194F">
        <w:rPr>
          <w:rFonts w:ascii="Times New Roman" w:hAnsi="Times New Roman" w:cs="Times New Roman"/>
          <w:sz w:val="24"/>
          <w:szCs w:val="24"/>
        </w:rPr>
        <w:t>/</w:t>
      </w:r>
      <w:r>
        <w:rPr>
          <w:rFonts w:ascii="Times New Roman" w:hAnsi="Times New Roman" w:cs="Times New Roman"/>
          <w:sz w:val="24"/>
          <w:szCs w:val="24"/>
        </w:rPr>
        <w:t>Add</w:t>
      </w:r>
    </w:p>
    <w:p w14:paraId="14FD53FC" w14:textId="77777777" w:rsidR="00E85C60" w:rsidRPr="002F194F" w:rsidRDefault="00E85C60"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Media:</w:t>
      </w:r>
      <w:r>
        <w:rPr>
          <w:rFonts w:ascii="Times New Roman" w:hAnsi="Times New Roman" w:cs="Times New Roman"/>
          <w:sz w:val="24"/>
          <w:szCs w:val="24"/>
        </w:rPr>
        <w:t xml:space="preserve"> </w:t>
      </w:r>
      <w:r w:rsidRPr="002F194F">
        <w:rPr>
          <w:rFonts w:ascii="Times New Roman" w:hAnsi="Times New Roman" w:cs="Times New Roman"/>
          <w:sz w:val="24"/>
          <w:szCs w:val="24"/>
        </w:rPr>
        <w:t>Form data - URL encoded</w:t>
      </w:r>
    </w:p>
    <w:p w14:paraId="558BAEA8" w14:textId="4B3A53CB" w:rsidR="00E85C60" w:rsidRPr="00F201AE" w:rsidRDefault="00E85C60"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Data:</w:t>
      </w:r>
      <w:r w:rsidRPr="002F194F">
        <w:rPr>
          <w:rFonts w:ascii="Times New Roman" w:hAnsi="Times New Roman" w:cs="Times New Roman"/>
          <w:sz w:val="24"/>
          <w:szCs w:val="24"/>
        </w:rPr>
        <w:t xml:space="preserve"> </w:t>
      </w:r>
      <w:r>
        <w:rPr>
          <w:rFonts w:ascii="Times New Roman" w:hAnsi="Times New Roman" w:cs="Times New Roman"/>
          <w:sz w:val="24"/>
          <w:szCs w:val="24"/>
        </w:rPr>
        <w:t>UserID</w:t>
      </w:r>
      <w:r w:rsidRPr="002F194F">
        <w:rPr>
          <w:rFonts w:ascii="Times New Roman" w:hAnsi="Times New Roman" w:cs="Times New Roman"/>
          <w:sz w:val="24"/>
          <w:szCs w:val="24"/>
        </w:rPr>
        <w:t xml:space="preserve">: </w:t>
      </w:r>
      <w:r>
        <w:rPr>
          <w:rFonts w:ascii="Times New Roman" w:hAnsi="Times New Roman" w:cs="Times New Roman"/>
          <w:sz w:val="24"/>
          <w:szCs w:val="24"/>
        </w:rPr>
        <w:t>“P4_01”</w:t>
      </w:r>
      <w:r w:rsidRPr="002F194F">
        <w:rPr>
          <w:rFonts w:ascii="Times New Roman" w:hAnsi="Times New Roman" w:cs="Times New Roman"/>
          <w:sz w:val="24"/>
          <w:szCs w:val="24"/>
        </w:rPr>
        <w:t xml:space="preserve">, </w:t>
      </w:r>
      <w:r>
        <w:rPr>
          <w:rFonts w:ascii="Times New Roman" w:hAnsi="Times New Roman" w:cs="Times New Roman"/>
          <w:sz w:val="24"/>
          <w:szCs w:val="24"/>
        </w:rPr>
        <w:t>FullName</w:t>
      </w:r>
      <w:r w:rsidRPr="002F194F">
        <w:rPr>
          <w:rFonts w:ascii="Times New Roman" w:hAnsi="Times New Roman" w:cs="Times New Roman"/>
          <w:sz w:val="24"/>
          <w:szCs w:val="24"/>
        </w:rPr>
        <w:t>:</w:t>
      </w:r>
      <w:r>
        <w:rPr>
          <w:rFonts w:ascii="Times New Roman" w:hAnsi="Times New Roman" w:cs="Times New Roman"/>
          <w:sz w:val="24"/>
          <w:szCs w:val="24"/>
        </w:rPr>
        <w:t xml:space="preserve"> “Pamuditha”</w:t>
      </w:r>
      <w:r w:rsidRPr="002F194F">
        <w:rPr>
          <w:rFonts w:ascii="Times New Roman" w:hAnsi="Times New Roman" w:cs="Times New Roman"/>
          <w:sz w:val="24"/>
          <w:szCs w:val="24"/>
        </w:rPr>
        <w:t>,</w:t>
      </w:r>
      <w:r>
        <w:rPr>
          <w:rFonts w:ascii="Times New Roman" w:hAnsi="Times New Roman" w:cs="Times New Roman"/>
          <w:sz w:val="24"/>
          <w:szCs w:val="24"/>
        </w:rPr>
        <w:t xml:space="preserve"> City: “Colombo”, MobileNumber: “0711584935”, Unit: “1”, Remark: </w:t>
      </w:r>
      <w:r w:rsidR="00FD2278">
        <w:rPr>
          <w:rFonts w:ascii="Times New Roman" w:hAnsi="Times New Roman" w:cs="Times New Roman"/>
          <w:sz w:val="24"/>
          <w:szCs w:val="24"/>
        </w:rPr>
        <w:t>“No”, Price1_30: “</w:t>
      </w:r>
      <w:r w:rsidR="004F231A">
        <w:rPr>
          <w:rFonts w:ascii="Times New Roman" w:hAnsi="Times New Roman" w:cs="Times New Roman"/>
          <w:sz w:val="24"/>
          <w:szCs w:val="24"/>
        </w:rPr>
        <w:t>5”, Price30_60: “10”, Price60_90: “20”, Price90: “40”</w:t>
      </w:r>
    </w:p>
    <w:p w14:paraId="6AB84124" w14:textId="77777777" w:rsidR="00E85C60" w:rsidRPr="002F194F" w:rsidRDefault="00E85C60"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Response:</w:t>
      </w:r>
      <w:r w:rsidRPr="002F194F">
        <w:rPr>
          <w:rFonts w:ascii="Times New Roman" w:hAnsi="Times New Roman" w:cs="Times New Roman"/>
          <w:sz w:val="24"/>
          <w:szCs w:val="24"/>
        </w:rPr>
        <w:t xml:space="preserve"> Inserted successfully</w:t>
      </w:r>
    </w:p>
    <w:p w14:paraId="39A7E150" w14:textId="3291A7A9" w:rsidR="00E85C60" w:rsidRPr="00DE0BF5" w:rsidRDefault="00E85C60" w:rsidP="00412A83">
      <w:pPr>
        <w:pStyle w:val="ListParagraph"/>
        <w:numPr>
          <w:ilvl w:val="0"/>
          <w:numId w:val="31"/>
        </w:numPr>
        <w:rPr>
          <w:rFonts w:ascii="Times New Roman" w:hAnsi="Times New Roman" w:cs="Times New Roman"/>
          <w:sz w:val="24"/>
          <w:szCs w:val="24"/>
        </w:rPr>
      </w:pPr>
      <w:r w:rsidRPr="00447D11">
        <w:rPr>
          <w:rFonts w:ascii="Times New Roman" w:hAnsi="Times New Roman" w:cs="Times New Roman"/>
          <w:b/>
          <w:bCs/>
          <w:sz w:val="24"/>
          <w:szCs w:val="24"/>
        </w:rPr>
        <w:t>URL:</w:t>
      </w:r>
      <w:r w:rsidRPr="002F194F">
        <w:rPr>
          <w:rFonts w:ascii="Times New Roman" w:hAnsi="Times New Roman" w:cs="Times New Roman"/>
          <w:sz w:val="24"/>
          <w:szCs w:val="24"/>
        </w:rPr>
        <w:t xml:space="preserve"> </w:t>
      </w:r>
      <w:hyperlink r:id="rId71" w:history="1">
        <w:r w:rsidR="004B5BB6" w:rsidRPr="00FB088D">
          <w:rPr>
            <w:rStyle w:val="Hyperlink"/>
            <w:rFonts w:ascii="Times New Roman" w:hAnsi="Times New Roman" w:cs="Times New Roman"/>
            <w:sz w:val="24"/>
            <w:szCs w:val="24"/>
          </w:rPr>
          <w:t xml:space="preserve">http://localhost:8080/PAF_Project_2022_GID_8/ElectroG/BillCreation/Add </w:t>
        </w:r>
      </w:hyperlink>
    </w:p>
    <w:p w14:paraId="787B8EBA" w14:textId="77777777" w:rsidR="00E85C60" w:rsidRDefault="00E85C60" w:rsidP="00E85C60">
      <w:pPr>
        <w:pStyle w:val="ListParagraph"/>
        <w:spacing w:line="240" w:lineRule="auto"/>
        <w:ind w:left="450"/>
        <w:rPr>
          <w:rFonts w:ascii="Times New Roman" w:hAnsi="Times New Roman" w:cs="Times New Roman"/>
          <w:sz w:val="24"/>
          <w:szCs w:val="24"/>
        </w:rPr>
      </w:pPr>
    </w:p>
    <w:p w14:paraId="371F7F84" w14:textId="77777777" w:rsidR="00E85C60" w:rsidRPr="00B43D1E" w:rsidRDefault="00E85C60" w:rsidP="00412A83">
      <w:pPr>
        <w:pStyle w:val="ListParagraph"/>
        <w:numPr>
          <w:ilvl w:val="0"/>
          <w:numId w:val="39"/>
        </w:numPr>
        <w:rPr>
          <w:rFonts w:ascii="Times New Roman" w:hAnsi="Times New Roman" w:cs="Times New Roman"/>
          <w:b/>
          <w:bCs/>
          <w:sz w:val="24"/>
          <w:szCs w:val="24"/>
        </w:rPr>
      </w:pPr>
      <w:r w:rsidRPr="00B43D1E">
        <w:rPr>
          <w:rFonts w:ascii="Times New Roman" w:hAnsi="Times New Roman" w:cs="Times New Roman"/>
          <w:b/>
          <w:bCs/>
          <w:sz w:val="24"/>
          <w:szCs w:val="24"/>
        </w:rPr>
        <w:t>Update User Profile (PUT)</w:t>
      </w:r>
    </w:p>
    <w:p w14:paraId="4E6BADDD" w14:textId="1815EAF7" w:rsidR="00E85C60" w:rsidRPr="00A13898" w:rsidRDefault="00E85C60" w:rsidP="00412A83">
      <w:pPr>
        <w:pStyle w:val="ListParagraph"/>
        <w:numPr>
          <w:ilvl w:val="0"/>
          <w:numId w:val="32"/>
        </w:numPr>
        <w:rPr>
          <w:rFonts w:ascii="Times New Roman" w:hAnsi="Times New Roman" w:cs="Times New Roman"/>
          <w:sz w:val="24"/>
          <w:szCs w:val="24"/>
        </w:rPr>
      </w:pPr>
      <w:r w:rsidRPr="00447D11">
        <w:rPr>
          <w:rFonts w:ascii="Times New Roman" w:hAnsi="Times New Roman" w:cs="Times New Roman"/>
          <w:b/>
          <w:bCs/>
          <w:sz w:val="24"/>
          <w:szCs w:val="24"/>
        </w:rPr>
        <w:t>Resource:</w:t>
      </w:r>
      <w:r w:rsidRPr="00A13898">
        <w:rPr>
          <w:rFonts w:ascii="Times New Roman" w:hAnsi="Times New Roman" w:cs="Times New Roman"/>
          <w:sz w:val="24"/>
          <w:szCs w:val="24"/>
        </w:rPr>
        <w:t xml:space="preserve"> </w:t>
      </w:r>
      <w:r w:rsidR="00EF4CDA">
        <w:rPr>
          <w:rFonts w:ascii="Times New Roman" w:hAnsi="Times New Roman" w:cs="Times New Roman"/>
          <w:sz w:val="24"/>
          <w:szCs w:val="24"/>
        </w:rPr>
        <w:t>Bill</w:t>
      </w:r>
    </w:p>
    <w:p w14:paraId="13F9D8FF" w14:textId="5A47746A" w:rsidR="00E85C60" w:rsidRPr="00A13898" w:rsidRDefault="00E85C60" w:rsidP="00412A83">
      <w:pPr>
        <w:pStyle w:val="ListParagraph"/>
        <w:numPr>
          <w:ilvl w:val="0"/>
          <w:numId w:val="32"/>
        </w:numPr>
        <w:rPr>
          <w:rFonts w:ascii="Times New Roman" w:hAnsi="Times New Roman" w:cs="Times New Roman"/>
          <w:sz w:val="24"/>
          <w:szCs w:val="24"/>
        </w:rPr>
      </w:pPr>
      <w:r w:rsidRPr="00447D11">
        <w:rPr>
          <w:rFonts w:ascii="Times New Roman" w:hAnsi="Times New Roman" w:cs="Times New Roman"/>
          <w:b/>
          <w:bCs/>
          <w:sz w:val="24"/>
          <w:szCs w:val="24"/>
        </w:rPr>
        <w:t>Request:</w:t>
      </w:r>
      <w:r w:rsidRPr="00A13898">
        <w:rPr>
          <w:rFonts w:ascii="Times New Roman" w:hAnsi="Times New Roman" w:cs="Times New Roman"/>
          <w:sz w:val="24"/>
          <w:szCs w:val="24"/>
        </w:rPr>
        <w:t xml:space="preserve"> </w:t>
      </w:r>
      <w:r>
        <w:rPr>
          <w:rFonts w:ascii="Times New Roman" w:hAnsi="Times New Roman" w:cs="Times New Roman"/>
          <w:sz w:val="24"/>
          <w:szCs w:val="24"/>
        </w:rPr>
        <w:t>PUT</w:t>
      </w:r>
      <w:r w:rsidRPr="00A13898">
        <w:rPr>
          <w:rFonts w:ascii="Times New Roman" w:hAnsi="Times New Roman" w:cs="Times New Roman"/>
          <w:sz w:val="24"/>
          <w:szCs w:val="24"/>
        </w:rPr>
        <w:t xml:space="preserve"> ElectroG/</w:t>
      </w:r>
      <w:r w:rsidR="00EF4CDA">
        <w:rPr>
          <w:rFonts w:ascii="Times New Roman" w:hAnsi="Times New Roman" w:cs="Times New Roman"/>
          <w:sz w:val="24"/>
          <w:szCs w:val="24"/>
        </w:rPr>
        <w:t>BillCreation</w:t>
      </w:r>
      <w:r w:rsidRPr="00A13898">
        <w:rPr>
          <w:rFonts w:ascii="Times New Roman" w:hAnsi="Times New Roman" w:cs="Times New Roman"/>
          <w:sz w:val="24"/>
          <w:szCs w:val="24"/>
        </w:rPr>
        <w:t>/</w:t>
      </w:r>
      <w:r w:rsidRPr="003E1511">
        <w:rPr>
          <w:rFonts w:ascii="Times New Roman" w:hAnsi="Times New Roman" w:cs="Times New Roman"/>
          <w:sz w:val="24"/>
          <w:szCs w:val="24"/>
        </w:rPr>
        <w:t>Update</w:t>
      </w:r>
    </w:p>
    <w:p w14:paraId="73065CB7" w14:textId="77777777" w:rsidR="00E85C60" w:rsidRPr="002D0CE6" w:rsidRDefault="00E85C60" w:rsidP="00412A83">
      <w:pPr>
        <w:pStyle w:val="ListParagraph"/>
        <w:numPr>
          <w:ilvl w:val="0"/>
          <w:numId w:val="32"/>
        </w:numPr>
        <w:rPr>
          <w:rFonts w:ascii="Times New Roman" w:hAnsi="Times New Roman" w:cs="Times New Roman"/>
          <w:sz w:val="24"/>
          <w:szCs w:val="24"/>
        </w:rPr>
      </w:pPr>
      <w:r w:rsidRPr="00020154">
        <w:rPr>
          <w:rFonts w:ascii="Times New Roman" w:hAnsi="Times New Roman" w:cs="Times New Roman"/>
          <w:b/>
          <w:bCs/>
          <w:noProof/>
          <w:sz w:val="24"/>
          <w:szCs w:val="24"/>
        </w:rPr>
        <mc:AlternateContent>
          <mc:Choice Requires="wps">
            <w:drawing>
              <wp:anchor distT="45720" distB="45720" distL="114300" distR="114300" simplePos="0" relativeHeight="251130368" behindDoc="0" locked="0" layoutInCell="1" allowOverlap="1" wp14:anchorId="1075E521" wp14:editId="15E3D51E">
                <wp:simplePos x="0" y="0"/>
                <wp:positionH relativeFrom="column">
                  <wp:posOffset>1171575</wp:posOffset>
                </wp:positionH>
                <wp:positionV relativeFrom="paragraph">
                  <wp:posOffset>222885</wp:posOffset>
                </wp:positionV>
                <wp:extent cx="2228850" cy="74295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74295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1D4FA099" w14:textId="77777777" w:rsidR="00FA2962" w:rsidRPr="00DF0241" w:rsidRDefault="00FA2962" w:rsidP="00E85C60">
                            <w:pPr>
                              <w:pStyle w:val="NoSpacing"/>
                              <w:rPr>
                                <w:rFonts w:ascii="Times New Roman" w:hAnsi="Times New Roman" w:cs="Times New Roman"/>
                                <w:sz w:val="20"/>
                                <w:szCs w:val="20"/>
                              </w:rPr>
                            </w:pPr>
                            <w:proofErr w:type="spellStart"/>
                            <w:r w:rsidRPr="00DF0241">
                              <w:rPr>
                                <w:rFonts w:ascii="Courier New" w:eastAsia="Times New Roman" w:hAnsi="Courier New" w:cs="Courier New"/>
                                <w:color w:val="A31515"/>
                                <w:sz w:val="18"/>
                                <w:szCs w:val="18"/>
                              </w:rPr>
                              <w:t>UserD</w:t>
                            </w:r>
                            <w:r>
                              <w:rPr>
                                <w:rFonts w:ascii="Courier New" w:eastAsia="Times New Roman" w:hAnsi="Courier New" w:cs="Courier New"/>
                                <w:color w:val="A31515"/>
                                <w:sz w:val="18"/>
                                <w:szCs w:val="18"/>
                              </w:rPr>
                              <w:t>ata</w:t>
                            </w:r>
                            <w:proofErr w:type="spellEnd"/>
                            <w:r w:rsidRPr="00DF0241">
                              <w:rPr>
                                <w:rFonts w:ascii="Courier New" w:eastAsia="Times New Roman" w:hAnsi="Courier New" w:cs="Courier New"/>
                                <w:color w:val="000000"/>
                                <w:sz w:val="18"/>
                                <w:szCs w:val="18"/>
                              </w:rPr>
                              <w:t xml:space="preserve"> {</w:t>
                            </w:r>
                          </w:p>
                          <w:p w14:paraId="12D0CCE6" w14:textId="45241F1F" w:rsidR="00FA2962" w:rsidRDefault="00FA2962" w:rsidP="00E85C60">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"UserID"</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"P1_05"</w:t>
                            </w:r>
                            <w:r w:rsidRPr="00DF0241">
                              <w:rPr>
                                <w:rFonts w:ascii="Courier New" w:eastAsia="Times New Roman" w:hAnsi="Courier New" w:cs="Courier New"/>
                                <w:color w:val="000000"/>
                                <w:sz w:val="18"/>
                                <w:szCs w:val="18"/>
                              </w:rPr>
                              <w:t>,</w:t>
                            </w:r>
                          </w:p>
                          <w:p w14:paraId="15CAAFD2" w14:textId="692CA69C" w:rsidR="00FA2962" w:rsidRPr="00DF0241" w:rsidRDefault="00FA2962" w:rsidP="000137DE">
                            <w:pPr>
                              <w:shd w:val="clear" w:color="auto" w:fill="FFFFFE"/>
                              <w:spacing w:after="0" w:line="270" w:lineRule="atLeast"/>
                              <w:rPr>
                                <w:rFonts w:ascii="Courier New" w:eastAsia="Times New Roman" w:hAnsi="Courier New" w:cs="Courier New"/>
                                <w:color w:val="000000"/>
                                <w:sz w:val="18"/>
                                <w:szCs w:val="18"/>
                              </w:rPr>
                            </w:pPr>
                            <w:r>
                              <w:rPr>
                                <w:rFonts w:ascii="Courier New" w:eastAsia="Times New Roman" w:hAnsi="Courier New" w:cs="Courier New"/>
                                <w:color w:val="A31515"/>
                                <w:sz w:val="18"/>
                                <w:szCs w:val="18"/>
                              </w:rPr>
                              <w:t xml:space="preserve">    </w:t>
                            </w:r>
                            <w:r w:rsidRPr="00DF0241">
                              <w:rPr>
                                <w:rFonts w:ascii="Courier New" w:eastAsia="Times New Roman" w:hAnsi="Courier New" w:cs="Courier New"/>
                                <w:color w:val="A31515"/>
                                <w:sz w:val="18"/>
                                <w:szCs w:val="18"/>
                              </w:rPr>
                              <w:t>"</w:t>
                            </w:r>
                            <w:r>
                              <w:rPr>
                                <w:rFonts w:ascii="Courier New" w:eastAsia="Times New Roman" w:hAnsi="Courier New" w:cs="Courier New"/>
                                <w:color w:val="A31515"/>
                                <w:sz w:val="18"/>
                                <w:szCs w:val="18"/>
                              </w:rPr>
                              <w:t>Price</w:t>
                            </w:r>
                            <w:r w:rsidRPr="00DF0241">
                              <w:rPr>
                                <w:rFonts w:ascii="Courier New" w:eastAsia="Times New Roman" w:hAnsi="Courier New" w:cs="Courier New"/>
                                <w:color w:val="A31515"/>
                                <w:sz w:val="18"/>
                                <w:szCs w:val="18"/>
                              </w:rPr>
                              <w:t>"</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5320.0</w:t>
                            </w:r>
                            <w:r w:rsidRPr="00DF0241">
                              <w:rPr>
                                <w:rFonts w:ascii="Courier New" w:eastAsia="Times New Roman" w:hAnsi="Courier New" w:cs="Courier New"/>
                                <w:color w:val="0451A5"/>
                                <w:sz w:val="18"/>
                                <w:szCs w:val="18"/>
                              </w:rPr>
                              <w:t>"</w:t>
                            </w:r>
                            <w:r w:rsidRPr="00DF0241">
                              <w:rPr>
                                <w:rFonts w:ascii="Courier New" w:eastAsia="Times New Roman" w:hAnsi="Courier New" w:cs="Courier New"/>
                                <w:color w:val="000000"/>
                                <w:sz w:val="18"/>
                                <w:szCs w:val="18"/>
                              </w:rPr>
                              <w:t>,</w:t>
                            </w:r>
                          </w:p>
                          <w:p w14:paraId="6F5159AF" w14:textId="77777777" w:rsidR="00FA2962" w:rsidRPr="00DF0241" w:rsidRDefault="00FA2962" w:rsidP="00E85C60">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w:t>
                            </w:r>
                            <w:r>
                              <w:rPr>
                                <w:rFonts w:ascii="Courier New" w:eastAsia="Times New Roman" w:hAnsi="Courier New" w:cs="Courier New"/>
                                <w:color w:val="A31515"/>
                                <w:sz w:val="18"/>
                                <w:szCs w:val="18"/>
                              </w:rPr>
                              <w:t>Remark</w:t>
                            </w:r>
                            <w:r w:rsidRPr="00DF0241">
                              <w:rPr>
                                <w:rFonts w:ascii="Courier New" w:eastAsia="Times New Roman" w:hAnsi="Courier New" w:cs="Courier New"/>
                                <w:color w:val="A31515"/>
                                <w:sz w:val="18"/>
                                <w:szCs w:val="18"/>
                              </w:rPr>
                              <w:t>"</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Not Pay Bill</w:t>
                            </w:r>
                            <w:r w:rsidRPr="00DF0241">
                              <w:rPr>
                                <w:rFonts w:ascii="Courier New" w:eastAsia="Times New Roman" w:hAnsi="Courier New" w:cs="Courier New"/>
                                <w:color w:val="0451A5"/>
                                <w:sz w:val="18"/>
                                <w:szCs w:val="18"/>
                              </w:rPr>
                              <w:t>"</w:t>
                            </w:r>
                          </w:p>
                          <w:p w14:paraId="1EEA8F61" w14:textId="77777777" w:rsidR="00FA2962" w:rsidRPr="00FD27F3" w:rsidRDefault="00FA2962" w:rsidP="00E85C60">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5E521" id="_x0000_s1088" type="#_x0000_t202" style="position:absolute;left:0;text-align:left;margin-left:92.25pt;margin-top:17.55pt;width:175.5pt;height:58.5pt;z-index:25113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" fillcolor="white [3201]" stroked="f" strokeweight="1pt">
                <v:textbox>
                  <w:txbxContent>
                    <w:p w14:paraId="1D4FA099" w14:textId="77777777" w:rsidR="00FA2962" w:rsidRPr="00DF0241" w:rsidRDefault="00FA2962" w:rsidP="00E85C60">
                      <w:pPr>
                        <w:pStyle w:val="NoSpacing"/>
                        <w:rPr>
                          <w:rFonts w:ascii="Times New Roman" w:hAnsi="Times New Roman" w:cs="Times New Roman"/>
                          <w:sz w:val="20"/>
                          <w:szCs w:val="20"/>
                        </w:rPr>
                      </w:pPr>
                      <w:proofErr w:type="spellStart"/>
                      <w:r w:rsidRPr="00DF0241">
                        <w:rPr>
                          <w:rFonts w:ascii="Courier New" w:eastAsia="Times New Roman" w:hAnsi="Courier New" w:cs="Courier New"/>
                          <w:color w:val="A31515"/>
                          <w:sz w:val="18"/>
                          <w:szCs w:val="18"/>
                        </w:rPr>
                        <w:t>UserD</w:t>
                      </w:r>
                      <w:r>
                        <w:rPr>
                          <w:rFonts w:ascii="Courier New" w:eastAsia="Times New Roman" w:hAnsi="Courier New" w:cs="Courier New"/>
                          <w:color w:val="A31515"/>
                          <w:sz w:val="18"/>
                          <w:szCs w:val="18"/>
                        </w:rPr>
                        <w:t>ata</w:t>
                      </w:r>
                      <w:proofErr w:type="spellEnd"/>
                      <w:r w:rsidRPr="00DF0241">
                        <w:rPr>
                          <w:rFonts w:ascii="Courier New" w:eastAsia="Times New Roman" w:hAnsi="Courier New" w:cs="Courier New"/>
                          <w:color w:val="000000"/>
                          <w:sz w:val="18"/>
                          <w:szCs w:val="18"/>
                        </w:rPr>
                        <w:t xml:space="preserve"> {</w:t>
                      </w:r>
                    </w:p>
                    <w:p w14:paraId="12D0CCE6" w14:textId="45241F1F" w:rsidR="00FA2962" w:rsidRDefault="00FA2962" w:rsidP="00E85C60">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"UserID"</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"P1_05"</w:t>
                      </w:r>
                      <w:r w:rsidRPr="00DF0241">
                        <w:rPr>
                          <w:rFonts w:ascii="Courier New" w:eastAsia="Times New Roman" w:hAnsi="Courier New" w:cs="Courier New"/>
                          <w:color w:val="000000"/>
                          <w:sz w:val="18"/>
                          <w:szCs w:val="18"/>
                        </w:rPr>
                        <w:t>,</w:t>
                      </w:r>
                    </w:p>
                    <w:p w14:paraId="15CAAFD2" w14:textId="692CA69C" w:rsidR="00FA2962" w:rsidRPr="00DF0241" w:rsidRDefault="00FA2962" w:rsidP="000137DE">
                      <w:pPr>
                        <w:shd w:val="clear" w:color="auto" w:fill="FFFFFE"/>
                        <w:spacing w:after="0" w:line="270" w:lineRule="atLeast"/>
                        <w:rPr>
                          <w:rFonts w:ascii="Courier New" w:eastAsia="Times New Roman" w:hAnsi="Courier New" w:cs="Courier New"/>
                          <w:color w:val="000000"/>
                          <w:sz w:val="18"/>
                          <w:szCs w:val="18"/>
                        </w:rPr>
                      </w:pPr>
                      <w:r>
                        <w:rPr>
                          <w:rFonts w:ascii="Courier New" w:eastAsia="Times New Roman" w:hAnsi="Courier New" w:cs="Courier New"/>
                          <w:color w:val="A31515"/>
                          <w:sz w:val="18"/>
                          <w:szCs w:val="18"/>
                        </w:rPr>
                        <w:t xml:space="preserve">    </w:t>
                      </w:r>
                      <w:r w:rsidRPr="00DF0241">
                        <w:rPr>
                          <w:rFonts w:ascii="Courier New" w:eastAsia="Times New Roman" w:hAnsi="Courier New" w:cs="Courier New"/>
                          <w:color w:val="A31515"/>
                          <w:sz w:val="18"/>
                          <w:szCs w:val="18"/>
                        </w:rPr>
                        <w:t>"</w:t>
                      </w:r>
                      <w:r>
                        <w:rPr>
                          <w:rFonts w:ascii="Courier New" w:eastAsia="Times New Roman" w:hAnsi="Courier New" w:cs="Courier New"/>
                          <w:color w:val="A31515"/>
                          <w:sz w:val="18"/>
                          <w:szCs w:val="18"/>
                        </w:rPr>
                        <w:t>Price</w:t>
                      </w:r>
                      <w:r w:rsidRPr="00DF0241">
                        <w:rPr>
                          <w:rFonts w:ascii="Courier New" w:eastAsia="Times New Roman" w:hAnsi="Courier New" w:cs="Courier New"/>
                          <w:color w:val="A31515"/>
                          <w:sz w:val="18"/>
                          <w:szCs w:val="18"/>
                        </w:rPr>
                        <w:t>"</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5320.0</w:t>
                      </w:r>
                      <w:r w:rsidRPr="00DF0241">
                        <w:rPr>
                          <w:rFonts w:ascii="Courier New" w:eastAsia="Times New Roman" w:hAnsi="Courier New" w:cs="Courier New"/>
                          <w:color w:val="0451A5"/>
                          <w:sz w:val="18"/>
                          <w:szCs w:val="18"/>
                        </w:rPr>
                        <w:t>"</w:t>
                      </w:r>
                      <w:r w:rsidRPr="00DF0241">
                        <w:rPr>
                          <w:rFonts w:ascii="Courier New" w:eastAsia="Times New Roman" w:hAnsi="Courier New" w:cs="Courier New"/>
                          <w:color w:val="000000"/>
                          <w:sz w:val="18"/>
                          <w:szCs w:val="18"/>
                        </w:rPr>
                        <w:t>,</w:t>
                      </w:r>
                    </w:p>
                    <w:p w14:paraId="6F5159AF" w14:textId="77777777" w:rsidR="00FA2962" w:rsidRPr="00DF0241" w:rsidRDefault="00FA2962" w:rsidP="00E85C60">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    </w:t>
                      </w:r>
                      <w:r w:rsidRPr="00DF0241">
                        <w:rPr>
                          <w:rFonts w:ascii="Courier New" w:eastAsia="Times New Roman" w:hAnsi="Courier New" w:cs="Courier New"/>
                          <w:color w:val="A31515"/>
                          <w:sz w:val="18"/>
                          <w:szCs w:val="18"/>
                        </w:rPr>
                        <w:t>"</w:t>
                      </w:r>
                      <w:r>
                        <w:rPr>
                          <w:rFonts w:ascii="Courier New" w:eastAsia="Times New Roman" w:hAnsi="Courier New" w:cs="Courier New"/>
                          <w:color w:val="A31515"/>
                          <w:sz w:val="18"/>
                          <w:szCs w:val="18"/>
                        </w:rPr>
                        <w:t>Remark</w:t>
                      </w:r>
                      <w:r w:rsidRPr="00DF0241">
                        <w:rPr>
                          <w:rFonts w:ascii="Courier New" w:eastAsia="Times New Roman" w:hAnsi="Courier New" w:cs="Courier New"/>
                          <w:color w:val="A31515"/>
                          <w:sz w:val="18"/>
                          <w:szCs w:val="18"/>
                        </w:rPr>
                        <w:t>"</w:t>
                      </w:r>
                      <w:r w:rsidRPr="00DF0241">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 xml:space="preserve"> </w:t>
                      </w:r>
                      <w:r w:rsidRPr="00DF0241">
                        <w:rPr>
                          <w:rFonts w:ascii="Courier New" w:eastAsia="Times New Roman" w:hAnsi="Courier New" w:cs="Courier New"/>
                          <w:color w:val="0451A5"/>
                          <w:sz w:val="18"/>
                          <w:szCs w:val="18"/>
                        </w:rPr>
                        <w:t>"</w:t>
                      </w:r>
                      <w:r>
                        <w:rPr>
                          <w:rFonts w:ascii="Courier New" w:eastAsia="Times New Roman" w:hAnsi="Courier New" w:cs="Courier New"/>
                          <w:color w:val="0451A5"/>
                          <w:sz w:val="18"/>
                          <w:szCs w:val="18"/>
                        </w:rPr>
                        <w:t>Not Pay Bill</w:t>
                      </w:r>
                      <w:r w:rsidRPr="00DF0241">
                        <w:rPr>
                          <w:rFonts w:ascii="Courier New" w:eastAsia="Times New Roman" w:hAnsi="Courier New" w:cs="Courier New"/>
                          <w:color w:val="0451A5"/>
                          <w:sz w:val="18"/>
                          <w:szCs w:val="18"/>
                        </w:rPr>
                        <w:t>"</w:t>
                      </w:r>
                    </w:p>
                    <w:p w14:paraId="1EEA8F61" w14:textId="77777777" w:rsidR="00FA2962" w:rsidRPr="00FD27F3" w:rsidRDefault="00FA2962" w:rsidP="00E85C60">
                      <w:pPr>
                        <w:shd w:val="clear" w:color="auto" w:fill="FFFFFE"/>
                        <w:spacing w:after="0" w:line="270" w:lineRule="atLeast"/>
                        <w:rPr>
                          <w:rFonts w:ascii="Courier New" w:eastAsia="Times New Roman" w:hAnsi="Courier New" w:cs="Courier New"/>
                          <w:color w:val="000000"/>
                          <w:sz w:val="18"/>
                          <w:szCs w:val="18"/>
                        </w:rPr>
                      </w:pPr>
                      <w:r w:rsidRPr="00DF0241">
                        <w:rPr>
                          <w:rFonts w:ascii="Courier New" w:eastAsia="Times New Roman" w:hAnsi="Courier New" w:cs="Courier New"/>
                          <w:color w:val="000000"/>
                          <w:sz w:val="18"/>
                          <w:szCs w:val="18"/>
                        </w:rPr>
                        <w:t>}</w:t>
                      </w:r>
                    </w:p>
                  </w:txbxContent>
                </v:textbox>
                <w10:wrap type="topAndBottom"/>
              </v:shape>
            </w:pict>
          </mc:Fallback>
        </mc:AlternateContent>
      </w:r>
      <w:r w:rsidRPr="00447D11">
        <w:rPr>
          <w:rFonts w:ascii="Times New Roman" w:hAnsi="Times New Roman" w:cs="Times New Roman"/>
          <w:b/>
          <w:bCs/>
          <w:sz w:val="24"/>
          <w:szCs w:val="24"/>
        </w:rPr>
        <w:t>Media:</w:t>
      </w:r>
      <w:r w:rsidRPr="00A13898">
        <w:rPr>
          <w:rFonts w:ascii="Times New Roman" w:hAnsi="Times New Roman" w:cs="Times New Roman"/>
          <w:sz w:val="24"/>
          <w:szCs w:val="24"/>
        </w:rPr>
        <w:t xml:space="preserve"> </w:t>
      </w:r>
      <w:r w:rsidRPr="00EF0787">
        <w:rPr>
          <w:rFonts w:ascii="Times New Roman" w:hAnsi="Times New Roman" w:cs="Times New Roman"/>
          <w:sz w:val="24"/>
          <w:szCs w:val="24"/>
        </w:rPr>
        <w:t>Form data – Application JSON</w:t>
      </w:r>
    </w:p>
    <w:p w14:paraId="561FCD84" w14:textId="77777777" w:rsidR="00E85C60" w:rsidRPr="00B74CAE" w:rsidRDefault="00E85C60" w:rsidP="00412A83">
      <w:pPr>
        <w:pStyle w:val="ListParagraph"/>
        <w:numPr>
          <w:ilvl w:val="0"/>
          <w:numId w:val="32"/>
        </w:numPr>
        <w:rPr>
          <w:rFonts w:ascii="Times New Roman" w:hAnsi="Times New Roman" w:cs="Times New Roman"/>
          <w:sz w:val="24"/>
          <w:szCs w:val="24"/>
        </w:rPr>
      </w:pPr>
      <w:r w:rsidRPr="00B74CAE">
        <w:rPr>
          <w:rFonts w:ascii="Times New Roman" w:hAnsi="Times New Roman" w:cs="Times New Roman"/>
          <w:b/>
          <w:bCs/>
          <w:sz w:val="24"/>
          <w:szCs w:val="24"/>
        </w:rPr>
        <w:t>Response:</w:t>
      </w:r>
      <w:r w:rsidRPr="00B74CAE">
        <w:rPr>
          <w:rFonts w:ascii="Times New Roman" w:hAnsi="Times New Roman" w:cs="Times New Roman"/>
          <w:sz w:val="24"/>
          <w:szCs w:val="24"/>
        </w:rPr>
        <w:t xml:space="preserve"> </w:t>
      </w:r>
      <w:r>
        <w:rPr>
          <w:rFonts w:ascii="Times New Roman" w:hAnsi="Times New Roman" w:cs="Times New Roman"/>
          <w:sz w:val="24"/>
          <w:szCs w:val="24"/>
        </w:rPr>
        <w:t>Update</w:t>
      </w:r>
      <w:r w:rsidRPr="00B74CAE">
        <w:rPr>
          <w:rFonts w:ascii="Times New Roman" w:hAnsi="Times New Roman" w:cs="Times New Roman"/>
          <w:sz w:val="24"/>
          <w:szCs w:val="24"/>
        </w:rPr>
        <w:t xml:space="preserve"> successfully </w:t>
      </w:r>
    </w:p>
    <w:p w14:paraId="1D1C36AB" w14:textId="7DE2C3C3" w:rsidR="00E85C60" w:rsidRDefault="00E85C60" w:rsidP="00412A83">
      <w:pPr>
        <w:pStyle w:val="ListParagraph"/>
        <w:numPr>
          <w:ilvl w:val="0"/>
          <w:numId w:val="32"/>
        </w:numPr>
        <w:rPr>
          <w:rFonts w:ascii="Times New Roman" w:hAnsi="Times New Roman" w:cs="Times New Roman"/>
          <w:sz w:val="24"/>
          <w:szCs w:val="24"/>
        </w:rPr>
      </w:pPr>
      <w:r w:rsidRPr="00B74CAE">
        <w:rPr>
          <w:rFonts w:ascii="Times New Roman" w:hAnsi="Times New Roman" w:cs="Times New Roman"/>
          <w:b/>
          <w:bCs/>
          <w:sz w:val="24"/>
          <w:szCs w:val="24"/>
        </w:rPr>
        <w:t>URL:</w:t>
      </w:r>
      <w:r w:rsidRPr="00B74CAE">
        <w:rPr>
          <w:rFonts w:ascii="Times New Roman" w:hAnsi="Times New Roman" w:cs="Times New Roman"/>
          <w:sz w:val="24"/>
          <w:szCs w:val="24"/>
        </w:rPr>
        <w:t xml:space="preserve"> </w:t>
      </w:r>
      <w:hyperlink r:id="rId72" w:history="1">
        <w:r w:rsidR="00A76D1D" w:rsidRPr="00FB088D">
          <w:rPr>
            <w:rStyle w:val="Hyperlink"/>
            <w:rFonts w:ascii="Times New Roman" w:hAnsi="Times New Roman" w:cs="Times New Roman"/>
            <w:sz w:val="24"/>
            <w:szCs w:val="24"/>
          </w:rPr>
          <w:t>http://localhost:8080/PAF_Project_2022_GID_8/ElectroG/BillCreation/Update</w:t>
        </w:r>
      </w:hyperlink>
    </w:p>
    <w:p w14:paraId="5E69FF4F" w14:textId="77777777" w:rsidR="00E85C60" w:rsidRPr="00B74CAE" w:rsidRDefault="00E85C60" w:rsidP="00E85C60">
      <w:pPr>
        <w:pStyle w:val="ListParagraph"/>
        <w:ind w:left="990"/>
        <w:rPr>
          <w:rFonts w:ascii="Times New Roman" w:hAnsi="Times New Roman" w:cs="Times New Roman"/>
          <w:sz w:val="24"/>
          <w:szCs w:val="24"/>
        </w:rPr>
      </w:pPr>
    </w:p>
    <w:p w14:paraId="23745497" w14:textId="77777777" w:rsidR="00E85C60" w:rsidRPr="00B43D1E" w:rsidRDefault="00E85C60" w:rsidP="00412A83">
      <w:pPr>
        <w:pStyle w:val="ListParagraph"/>
        <w:numPr>
          <w:ilvl w:val="0"/>
          <w:numId w:val="39"/>
        </w:numPr>
        <w:rPr>
          <w:rFonts w:ascii="Times New Roman" w:hAnsi="Times New Roman" w:cs="Times New Roman"/>
          <w:b/>
          <w:bCs/>
          <w:sz w:val="24"/>
          <w:szCs w:val="24"/>
        </w:rPr>
      </w:pPr>
      <w:r w:rsidRPr="00B43D1E">
        <w:rPr>
          <w:rFonts w:ascii="Times New Roman" w:hAnsi="Times New Roman" w:cs="Times New Roman"/>
          <w:b/>
          <w:bCs/>
          <w:sz w:val="24"/>
          <w:szCs w:val="24"/>
        </w:rPr>
        <w:t>View User Profile (GET)</w:t>
      </w:r>
    </w:p>
    <w:p w14:paraId="40DDE4FF" w14:textId="3F1FCF40" w:rsidR="00E85C60" w:rsidRPr="00447931" w:rsidRDefault="00E85C60" w:rsidP="00412A83">
      <w:pPr>
        <w:pStyle w:val="ListParagraph"/>
        <w:numPr>
          <w:ilvl w:val="0"/>
          <w:numId w:val="33"/>
        </w:numPr>
        <w:rPr>
          <w:rFonts w:ascii="Times New Roman" w:hAnsi="Times New Roman" w:cs="Times New Roman"/>
          <w:sz w:val="24"/>
          <w:szCs w:val="24"/>
        </w:rPr>
      </w:pPr>
      <w:r w:rsidRPr="00583FEE">
        <w:rPr>
          <w:rFonts w:ascii="Times New Roman" w:hAnsi="Times New Roman" w:cs="Times New Roman"/>
          <w:b/>
          <w:bCs/>
          <w:sz w:val="24"/>
          <w:szCs w:val="24"/>
        </w:rPr>
        <w:t>Resource:</w:t>
      </w:r>
      <w:r>
        <w:rPr>
          <w:rFonts w:ascii="Times New Roman" w:hAnsi="Times New Roman" w:cs="Times New Roman"/>
          <w:sz w:val="24"/>
          <w:szCs w:val="24"/>
        </w:rPr>
        <w:t xml:space="preserve"> </w:t>
      </w:r>
      <w:r w:rsidR="004D7924">
        <w:rPr>
          <w:rFonts w:ascii="Times New Roman" w:hAnsi="Times New Roman" w:cs="Times New Roman"/>
          <w:sz w:val="24"/>
          <w:szCs w:val="24"/>
        </w:rPr>
        <w:t>MeterUnit</w:t>
      </w:r>
    </w:p>
    <w:p w14:paraId="1BA6D0B2" w14:textId="437C0FAD" w:rsidR="00E85C60" w:rsidRPr="00447931" w:rsidRDefault="00E85C60" w:rsidP="00412A83">
      <w:pPr>
        <w:pStyle w:val="ListParagraph"/>
        <w:numPr>
          <w:ilvl w:val="0"/>
          <w:numId w:val="33"/>
        </w:numPr>
        <w:rPr>
          <w:rFonts w:ascii="Times New Roman" w:hAnsi="Times New Roman" w:cs="Times New Roman"/>
          <w:sz w:val="24"/>
          <w:szCs w:val="24"/>
        </w:rPr>
      </w:pPr>
      <w:r w:rsidRPr="00583FEE">
        <w:rPr>
          <w:rFonts w:ascii="Times New Roman" w:hAnsi="Times New Roman" w:cs="Times New Roman"/>
          <w:b/>
          <w:bCs/>
          <w:sz w:val="24"/>
          <w:szCs w:val="24"/>
        </w:rPr>
        <w:t>Request:</w:t>
      </w:r>
      <w:r w:rsidRPr="00447931">
        <w:rPr>
          <w:rFonts w:ascii="Times New Roman" w:hAnsi="Times New Roman" w:cs="Times New Roman"/>
          <w:sz w:val="24"/>
          <w:szCs w:val="24"/>
        </w:rPr>
        <w:t xml:space="preserve"> GET </w:t>
      </w:r>
      <w:r w:rsidRPr="00A13898">
        <w:rPr>
          <w:rFonts w:ascii="Times New Roman" w:hAnsi="Times New Roman" w:cs="Times New Roman"/>
          <w:sz w:val="24"/>
          <w:szCs w:val="24"/>
        </w:rPr>
        <w:t>ElectroG</w:t>
      </w:r>
      <w:r w:rsidR="004D7924">
        <w:rPr>
          <w:rFonts w:ascii="Times New Roman" w:hAnsi="Times New Roman" w:cs="Times New Roman"/>
          <w:sz w:val="24"/>
          <w:szCs w:val="24"/>
        </w:rPr>
        <w:t>/BillCreation</w:t>
      </w:r>
      <w:r w:rsidRPr="00A13898">
        <w:rPr>
          <w:rFonts w:ascii="Times New Roman" w:hAnsi="Times New Roman" w:cs="Times New Roman"/>
          <w:sz w:val="24"/>
          <w:szCs w:val="24"/>
        </w:rPr>
        <w:t>/</w:t>
      </w:r>
      <w:r w:rsidR="004139FD">
        <w:rPr>
          <w:rFonts w:ascii="Times New Roman" w:hAnsi="Times New Roman" w:cs="Times New Roman"/>
          <w:sz w:val="24"/>
          <w:szCs w:val="24"/>
        </w:rPr>
        <w:t>MeterReader</w:t>
      </w:r>
    </w:p>
    <w:p w14:paraId="69A11022" w14:textId="77777777" w:rsidR="00E85C60" w:rsidRPr="00447931" w:rsidRDefault="00E85C60"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Media:</w:t>
      </w:r>
      <w:r>
        <w:rPr>
          <w:rFonts w:ascii="Times New Roman" w:hAnsi="Times New Roman" w:cs="Times New Roman"/>
          <w:sz w:val="24"/>
          <w:szCs w:val="24"/>
        </w:rPr>
        <w:t xml:space="preserve"> </w:t>
      </w:r>
      <w:r w:rsidRPr="00447931">
        <w:rPr>
          <w:rFonts w:ascii="Times New Roman" w:hAnsi="Times New Roman" w:cs="Times New Roman"/>
          <w:sz w:val="24"/>
          <w:szCs w:val="24"/>
        </w:rPr>
        <w:t>Form Data</w:t>
      </w:r>
    </w:p>
    <w:p w14:paraId="62F4CF87" w14:textId="77777777" w:rsidR="00E85C60" w:rsidRPr="00447931" w:rsidRDefault="00E85C60" w:rsidP="00412A83">
      <w:pPr>
        <w:pStyle w:val="ListParagraph"/>
        <w:numPr>
          <w:ilvl w:val="0"/>
          <w:numId w:val="33"/>
        </w:numPr>
        <w:rPr>
          <w:rFonts w:ascii="Times New Roman" w:hAnsi="Times New Roman" w:cs="Times New Roman"/>
          <w:sz w:val="24"/>
          <w:szCs w:val="24"/>
        </w:rPr>
      </w:pPr>
      <w:r w:rsidRPr="00D82F81">
        <w:rPr>
          <w:rFonts w:ascii="Times New Roman" w:hAnsi="Times New Roman" w:cs="Times New Roman"/>
          <w:b/>
          <w:bCs/>
          <w:sz w:val="24"/>
          <w:szCs w:val="24"/>
        </w:rPr>
        <w:t>Response:</w:t>
      </w:r>
      <w:r>
        <w:rPr>
          <w:rFonts w:ascii="Times New Roman" w:hAnsi="Times New Roman" w:cs="Times New Roman"/>
          <w:sz w:val="24"/>
          <w:szCs w:val="24"/>
        </w:rPr>
        <w:t xml:space="preserve"> </w:t>
      </w:r>
      <w:r w:rsidRPr="00447931">
        <w:rPr>
          <w:rFonts w:ascii="Times New Roman" w:hAnsi="Times New Roman" w:cs="Times New Roman"/>
          <w:sz w:val="24"/>
          <w:szCs w:val="24"/>
        </w:rPr>
        <w:t>HTML table with all attributes in the User table</w:t>
      </w:r>
    </w:p>
    <w:p w14:paraId="64CA4C73" w14:textId="06C6618B" w:rsidR="00E85C60" w:rsidRPr="00BA5F55" w:rsidRDefault="00E85C60" w:rsidP="00412A83">
      <w:pPr>
        <w:pStyle w:val="ListParagraph"/>
        <w:numPr>
          <w:ilvl w:val="0"/>
          <w:numId w:val="33"/>
        </w:numPr>
        <w:ind w:right="-540"/>
        <w:rPr>
          <w:rStyle w:val="Hyperlink"/>
          <w:rFonts w:ascii="Times New Roman" w:hAnsi="Times New Roman" w:cs="Times New Roman"/>
          <w:color w:val="auto"/>
          <w:sz w:val="24"/>
          <w:szCs w:val="24"/>
          <w:u w:val="none"/>
        </w:rPr>
      </w:pPr>
      <w:r w:rsidRPr="00D82F81">
        <w:rPr>
          <w:rFonts w:ascii="Times New Roman" w:hAnsi="Times New Roman" w:cs="Times New Roman"/>
          <w:b/>
          <w:bCs/>
          <w:sz w:val="24"/>
          <w:szCs w:val="24"/>
        </w:rPr>
        <w:t>URL:</w:t>
      </w:r>
      <w:r w:rsidRPr="00447931">
        <w:rPr>
          <w:rFonts w:ascii="Times New Roman" w:hAnsi="Times New Roman" w:cs="Times New Roman"/>
          <w:sz w:val="24"/>
          <w:szCs w:val="24"/>
        </w:rPr>
        <w:t xml:space="preserve"> </w:t>
      </w:r>
      <w:hyperlink r:id="rId73" w:history="1">
        <w:r w:rsidR="001011EB" w:rsidRPr="00FB088D">
          <w:rPr>
            <w:rStyle w:val="Hyperlink"/>
            <w:rFonts w:ascii="Times New Roman" w:hAnsi="Times New Roman" w:cs="Times New Roman"/>
            <w:sz w:val="24"/>
            <w:szCs w:val="24"/>
          </w:rPr>
          <w:t>http://localhost:8080/PAF_Project_2022_GID_8/ElectroG/BillCreation/MeterReader/</w:t>
        </w:r>
      </w:hyperlink>
    </w:p>
    <w:p w14:paraId="3EEF75AC" w14:textId="77777777" w:rsidR="00BA5F55" w:rsidRPr="004F5D34" w:rsidRDefault="00BA5F55" w:rsidP="004F5D34">
      <w:pPr>
        <w:ind w:left="630"/>
        <w:rPr>
          <w:rFonts w:ascii="Times New Roman" w:hAnsi="Times New Roman" w:cs="Times New Roman"/>
          <w:sz w:val="24"/>
          <w:szCs w:val="24"/>
        </w:rPr>
      </w:pPr>
    </w:p>
    <w:p w14:paraId="3FE3D2E3" w14:textId="77777777" w:rsidR="00E85C60" w:rsidRPr="00E85C60" w:rsidRDefault="00E85C60" w:rsidP="00412A83">
      <w:pPr>
        <w:pStyle w:val="ListParagraph"/>
        <w:numPr>
          <w:ilvl w:val="0"/>
          <w:numId w:val="39"/>
        </w:numPr>
        <w:rPr>
          <w:rFonts w:ascii="Times New Roman" w:hAnsi="Times New Roman" w:cs="Times New Roman"/>
          <w:b/>
          <w:bCs/>
          <w:sz w:val="24"/>
          <w:szCs w:val="24"/>
        </w:rPr>
      </w:pPr>
      <w:r w:rsidRPr="00E85C60">
        <w:rPr>
          <w:rFonts w:ascii="Times New Roman" w:hAnsi="Times New Roman" w:cs="Times New Roman"/>
          <w:b/>
          <w:bCs/>
          <w:sz w:val="24"/>
          <w:szCs w:val="24"/>
        </w:rPr>
        <w:lastRenderedPageBreak/>
        <w:t>Delete User Profile (DELETE)</w:t>
      </w:r>
    </w:p>
    <w:p w14:paraId="221E12A7" w14:textId="475DC8FC" w:rsidR="00E85C60" w:rsidRPr="00447931" w:rsidRDefault="00E85C60" w:rsidP="00412A83">
      <w:pPr>
        <w:pStyle w:val="ListParagraph"/>
        <w:numPr>
          <w:ilvl w:val="0"/>
          <w:numId w:val="33"/>
        </w:numPr>
        <w:rPr>
          <w:rFonts w:ascii="Times New Roman" w:hAnsi="Times New Roman" w:cs="Times New Roman"/>
          <w:sz w:val="24"/>
          <w:szCs w:val="24"/>
        </w:rPr>
      </w:pPr>
      <w:r w:rsidRPr="00F83D4B">
        <w:rPr>
          <w:rFonts w:ascii="Times New Roman" w:hAnsi="Times New Roman" w:cs="Times New Roman"/>
          <w:b/>
          <w:bCs/>
          <w:sz w:val="24"/>
          <w:szCs w:val="24"/>
        </w:rPr>
        <w:t>Resource:</w:t>
      </w:r>
      <w:r w:rsidRPr="00447931">
        <w:rPr>
          <w:rFonts w:ascii="Times New Roman" w:hAnsi="Times New Roman" w:cs="Times New Roman"/>
          <w:sz w:val="24"/>
          <w:szCs w:val="24"/>
        </w:rPr>
        <w:t xml:space="preserve"> </w:t>
      </w:r>
      <w:r w:rsidR="0024502D">
        <w:rPr>
          <w:rFonts w:ascii="Times New Roman" w:hAnsi="Times New Roman" w:cs="Times New Roman"/>
          <w:sz w:val="24"/>
          <w:szCs w:val="24"/>
        </w:rPr>
        <w:t>PowerPlant</w:t>
      </w:r>
    </w:p>
    <w:p w14:paraId="76BE4F61" w14:textId="77777777" w:rsidR="00E85C60" w:rsidRPr="00447931" w:rsidRDefault="00E85C60" w:rsidP="00412A83">
      <w:pPr>
        <w:pStyle w:val="ListParagraph"/>
        <w:numPr>
          <w:ilvl w:val="0"/>
          <w:numId w:val="33"/>
        </w:numPr>
        <w:rPr>
          <w:rFonts w:ascii="Times New Roman" w:hAnsi="Times New Roman" w:cs="Times New Roman"/>
          <w:sz w:val="24"/>
          <w:szCs w:val="24"/>
        </w:rPr>
      </w:pPr>
      <w:r w:rsidRPr="00020154">
        <w:rPr>
          <w:rFonts w:ascii="Times New Roman" w:hAnsi="Times New Roman" w:cs="Times New Roman"/>
          <w:b/>
          <w:bCs/>
          <w:noProof/>
          <w:sz w:val="24"/>
          <w:szCs w:val="24"/>
        </w:rPr>
        <mc:AlternateContent>
          <mc:Choice Requires="wps">
            <w:drawing>
              <wp:anchor distT="45720" distB="45720" distL="114300" distR="114300" simplePos="0" relativeHeight="251133440" behindDoc="0" locked="0" layoutInCell="1" allowOverlap="1" wp14:anchorId="6073A73B" wp14:editId="4FE35946">
                <wp:simplePos x="0" y="0"/>
                <wp:positionH relativeFrom="column">
                  <wp:posOffset>1100455</wp:posOffset>
                </wp:positionH>
                <wp:positionV relativeFrom="paragraph">
                  <wp:posOffset>414020</wp:posOffset>
                </wp:positionV>
                <wp:extent cx="2091055" cy="617855"/>
                <wp:effectExtent l="0" t="0" r="4445" b="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617855"/>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2316C11E" w14:textId="77777777" w:rsidR="00FA2962" w:rsidRPr="009F3313" w:rsidRDefault="00FA2962" w:rsidP="00E85C60">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3AFB6900" w14:textId="77777777" w:rsidR="00FA2962" w:rsidRPr="009F3313" w:rsidRDefault="00FA2962" w:rsidP="00E85C60">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59F7FB51" w14:textId="77777777" w:rsidR="00FA2962" w:rsidRPr="009F3313" w:rsidRDefault="00FA2962" w:rsidP="00E85C60">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197135DC" w14:textId="77777777" w:rsidR="00FA2962" w:rsidRPr="00FD27F3" w:rsidRDefault="00FA2962" w:rsidP="00E85C60">
                            <w:pPr>
                              <w:shd w:val="clear" w:color="auto" w:fill="FFFFFE"/>
                              <w:spacing w:after="0" w:line="270" w:lineRule="atLeast"/>
                              <w:rPr>
                                <w:rFonts w:ascii="Courier New" w:eastAsia="Times New Roman" w:hAnsi="Courier New" w:cs="Courier New"/>
                                <w:color w:val="00000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A73B" id="_x0000_s1089" type="#_x0000_t202" style="position:absolute;left:0;text-align:left;margin-left:86.65pt;margin-top:32.6pt;width:164.65pt;height:48.65pt;z-index:25113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" fillcolor="white [3201]" stroked="f" strokeweight="1pt">
                <v:textbox>
                  <w:txbxContent>
                    <w:p w14:paraId="2316C11E" w14:textId="77777777" w:rsidR="00FA2962" w:rsidRPr="009F3313" w:rsidRDefault="00FA2962" w:rsidP="00E85C60">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3AFB6900" w14:textId="77777777" w:rsidR="00FA2962" w:rsidRPr="009F3313" w:rsidRDefault="00FA2962" w:rsidP="00E85C60">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00"/>
                          <w:sz w:val="18"/>
                          <w:szCs w:val="18"/>
                        </w:rPr>
                        <w:t>    </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r w:rsidRPr="009F3313">
                        <w:rPr>
                          <w:rFonts w:ascii="Courier New" w:eastAsia="Times New Roman" w:hAnsi="Courier New" w:cs="Courier New"/>
                          <w:color w:val="000000"/>
                          <w:sz w:val="18"/>
                          <w:szCs w:val="18"/>
                        </w:rPr>
                        <w:t>P4_05</w:t>
                      </w:r>
                      <w:r w:rsidRPr="009F3313">
                        <w:rPr>
                          <w:rFonts w:ascii="Courier New" w:eastAsia="Times New Roman" w:hAnsi="Courier New" w:cs="Courier New"/>
                          <w:color w:val="0000FF"/>
                          <w:sz w:val="18"/>
                          <w:szCs w:val="18"/>
                        </w:rPr>
                        <w:t>&lt;/</w:t>
                      </w:r>
                      <w:r w:rsidRPr="009F3313">
                        <w:rPr>
                          <w:rFonts w:ascii="Courier New" w:eastAsia="Times New Roman" w:hAnsi="Courier New" w:cs="Courier New"/>
                          <w:color w:val="800000"/>
                          <w:sz w:val="18"/>
                          <w:szCs w:val="18"/>
                        </w:rPr>
                        <w:t>UserID</w:t>
                      </w:r>
                      <w:r w:rsidRPr="009F3313">
                        <w:rPr>
                          <w:rFonts w:ascii="Courier New" w:eastAsia="Times New Roman" w:hAnsi="Courier New" w:cs="Courier New"/>
                          <w:color w:val="0000FF"/>
                          <w:sz w:val="18"/>
                          <w:szCs w:val="18"/>
                        </w:rPr>
                        <w:t>&gt;</w:t>
                      </w:r>
                    </w:p>
                    <w:p w14:paraId="59F7FB51" w14:textId="77777777" w:rsidR="00FA2962" w:rsidRPr="009F3313" w:rsidRDefault="00FA2962" w:rsidP="00E85C60">
                      <w:pPr>
                        <w:shd w:val="clear" w:color="auto" w:fill="FFFFFE"/>
                        <w:spacing w:after="0" w:line="270" w:lineRule="atLeast"/>
                        <w:rPr>
                          <w:rFonts w:ascii="Courier New" w:eastAsia="Times New Roman" w:hAnsi="Courier New" w:cs="Courier New"/>
                          <w:color w:val="000000"/>
                          <w:sz w:val="18"/>
                          <w:szCs w:val="18"/>
                        </w:rPr>
                      </w:pPr>
                      <w:r w:rsidRPr="009F3313">
                        <w:rPr>
                          <w:rFonts w:ascii="Courier New" w:eastAsia="Times New Roman" w:hAnsi="Courier New" w:cs="Courier New"/>
                          <w:color w:val="0000FF"/>
                          <w:sz w:val="18"/>
                          <w:szCs w:val="18"/>
                        </w:rPr>
                        <w:t>&lt;/</w:t>
                      </w:r>
                      <w:r>
                        <w:rPr>
                          <w:rFonts w:ascii="Courier New" w:eastAsia="Times New Roman" w:hAnsi="Courier New" w:cs="Courier New"/>
                          <w:color w:val="800000"/>
                          <w:sz w:val="18"/>
                          <w:szCs w:val="18"/>
                        </w:rPr>
                        <w:t>UserData</w:t>
                      </w:r>
                      <w:r w:rsidRPr="009F3313">
                        <w:rPr>
                          <w:rFonts w:ascii="Courier New" w:eastAsia="Times New Roman" w:hAnsi="Courier New" w:cs="Courier New"/>
                          <w:color w:val="0000FF"/>
                          <w:sz w:val="18"/>
                          <w:szCs w:val="18"/>
                        </w:rPr>
                        <w:t>&gt;</w:t>
                      </w:r>
                    </w:p>
                    <w:p w14:paraId="197135DC" w14:textId="77777777" w:rsidR="00FA2962" w:rsidRPr="00FD27F3" w:rsidRDefault="00FA2962" w:rsidP="00E85C60">
                      <w:pPr>
                        <w:shd w:val="clear" w:color="auto" w:fill="FFFFFE"/>
                        <w:spacing w:after="0" w:line="270" w:lineRule="atLeast"/>
                        <w:rPr>
                          <w:rFonts w:ascii="Courier New" w:eastAsia="Times New Roman" w:hAnsi="Courier New" w:cs="Courier New"/>
                          <w:color w:val="000000"/>
                          <w:sz w:val="18"/>
                          <w:szCs w:val="18"/>
                        </w:rPr>
                      </w:pPr>
                    </w:p>
                  </w:txbxContent>
                </v:textbox>
                <w10:wrap type="topAndBottom"/>
              </v:shape>
            </w:pict>
          </mc:Fallback>
        </mc:AlternateContent>
      </w:r>
      <w:r w:rsidRPr="00F83D4B">
        <w:rPr>
          <w:rFonts w:ascii="Times New Roman" w:hAnsi="Times New Roman" w:cs="Times New Roman"/>
          <w:b/>
          <w:bCs/>
          <w:sz w:val="24"/>
          <w:szCs w:val="24"/>
        </w:rPr>
        <w:t>Request:</w:t>
      </w:r>
      <w:r w:rsidRPr="00447931">
        <w:rPr>
          <w:rFonts w:ascii="Times New Roman" w:hAnsi="Times New Roman" w:cs="Times New Roman"/>
          <w:sz w:val="24"/>
          <w:szCs w:val="24"/>
        </w:rPr>
        <w:t xml:space="preserve"> DELETE</w:t>
      </w:r>
    </w:p>
    <w:p w14:paraId="7DF83DB6" w14:textId="77777777" w:rsidR="00E85C60" w:rsidRPr="00447931" w:rsidRDefault="00E85C60" w:rsidP="00412A83">
      <w:pPr>
        <w:pStyle w:val="ListParagraph"/>
        <w:numPr>
          <w:ilvl w:val="0"/>
          <w:numId w:val="33"/>
        </w:numPr>
        <w:rPr>
          <w:rFonts w:ascii="Times New Roman" w:hAnsi="Times New Roman" w:cs="Times New Roman"/>
          <w:sz w:val="24"/>
          <w:szCs w:val="24"/>
        </w:rPr>
      </w:pPr>
      <w:r w:rsidRPr="00F83D4B">
        <w:rPr>
          <w:rFonts w:ascii="Times New Roman" w:hAnsi="Times New Roman" w:cs="Times New Roman"/>
          <w:b/>
          <w:bCs/>
          <w:sz w:val="24"/>
          <w:szCs w:val="24"/>
        </w:rPr>
        <w:t>Media:</w:t>
      </w:r>
      <w:r w:rsidRPr="00447931">
        <w:rPr>
          <w:rFonts w:ascii="Times New Roman" w:hAnsi="Times New Roman" w:cs="Times New Roman"/>
          <w:sz w:val="24"/>
          <w:szCs w:val="24"/>
        </w:rPr>
        <w:t xml:space="preserve"> Application XML</w:t>
      </w:r>
    </w:p>
    <w:p w14:paraId="37646A86" w14:textId="77777777" w:rsidR="00E85C60" w:rsidRPr="009F3313" w:rsidRDefault="00E85C60" w:rsidP="00412A83">
      <w:pPr>
        <w:pStyle w:val="ListParagraph"/>
        <w:numPr>
          <w:ilvl w:val="0"/>
          <w:numId w:val="33"/>
        </w:numPr>
        <w:rPr>
          <w:rFonts w:ascii="Times New Roman" w:hAnsi="Times New Roman" w:cs="Times New Roman"/>
          <w:sz w:val="24"/>
          <w:szCs w:val="24"/>
        </w:rPr>
      </w:pPr>
      <w:r w:rsidRPr="009F3313">
        <w:rPr>
          <w:rFonts w:ascii="Times New Roman" w:hAnsi="Times New Roman" w:cs="Times New Roman"/>
          <w:b/>
          <w:bCs/>
          <w:sz w:val="24"/>
          <w:szCs w:val="24"/>
        </w:rPr>
        <w:t>Response:</w:t>
      </w:r>
      <w:r w:rsidRPr="009F3313">
        <w:rPr>
          <w:rFonts w:ascii="Times New Roman" w:hAnsi="Times New Roman" w:cs="Times New Roman"/>
          <w:sz w:val="24"/>
          <w:szCs w:val="24"/>
        </w:rPr>
        <w:t xml:space="preserve"> Deleted successfully</w:t>
      </w:r>
    </w:p>
    <w:p w14:paraId="6C33C964" w14:textId="649E8B98" w:rsidR="00E85C60" w:rsidRPr="004F5D34" w:rsidRDefault="00E85C60" w:rsidP="00412A83">
      <w:pPr>
        <w:pStyle w:val="ListParagraph"/>
        <w:numPr>
          <w:ilvl w:val="0"/>
          <w:numId w:val="33"/>
        </w:numPr>
        <w:rPr>
          <w:rStyle w:val="Hyperlink"/>
          <w:rFonts w:ascii="Times New Roman" w:hAnsi="Times New Roman" w:cs="Times New Roman"/>
          <w:color w:val="auto"/>
          <w:sz w:val="24"/>
          <w:szCs w:val="24"/>
          <w:u w:val="none"/>
        </w:rPr>
      </w:pPr>
      <w:r w:rsidRPr="009F3313">
        <w:rPr>
          <w:rFonts w:ascii="Times New Roman" w:hAnsi="Times New Roman" w:cs="Times New Roman"/>
          <w:b/>
          <w:bCs/>
          <w:sz w:val="24"/>
          <w:szCs w:val="24"/>
        </w:rPr>
        <w:t>URL:</w:t>
      </w:r>
      <w:r>
        <w:rPr>
          <w:rFonts w:ascii="Times New Roman" w:hAnsi="Times New Roman" w:cs="Times New Roman"/>
          <w:sz w:val="24"/>
          <w:szCs w:val="24"/>
        </w:rPr>
        <w:t xml:space="preserve"> </w:t>
      </w:r>
      <w:hyperlink r:id="rId74" w:history="1">
        <w:r w:rsidR="0024502D" w:rsidRPr="00FB088D">
          <w:rPr>
            <w:rStyle w:val="Hyperlink"/>
            <w:rFonts w:ascii="Times New Roman" w:hAnsi="Times New Roman" w:cs="Times New Roman"/>
            <w:sz w:val="24"/>
            <w:szCs w:val="24"/>
          </w:rPr>
          <w:t>http://localhost:8080/PAF_Project_2022_GID_8/ElectroG/BillCreation/Delete</w:t>
        </w:r>
      </w:hyperlink>
    </w:p>
    <w:p w14:paraId="315E32CB" w14:textId="337D8DED" w:rsidR="004F5D34" w:rsidRDefault="004F5D34" w:rsidP="004F5D34">
      <w:pPr>
        <w:rPr>
          <w:rStyle w:val="Hyperlink"/>
          <w:rFonts w:ascii="Times New Roman" w:hAnsi="Times New Roman" w:cs="Times New Roman"/>
          <w:color w:val="auto"/>
          <w:sz w:val="24"/>
          <w:szCs w:val="24"/>
          <w:u w:val="none"/>
        </w:rPr>
      </w:pPr>
    </w:p>
    <w:p w14:paraId="72BA828E" w14:textId="77777777" w:rsidR="004F5D34" w:rsidRPr="004F5D34" w:rsidRDefault="004F5D34" w:rsidP="004F5D34">
      <w:pPr>
        <w:rPr>
          <w:rStyle w:val="Hyperlink"/>
          <w:rFonts w:ascii="Times New Roman" w:hAnsi="Times New Roman" w:cs="Times New Roman"/>
          <w:color w:val="auto"/>
          <w:sz w:val="24"/>
          <w:szCs w:val="24"/>
          <w:u w:val="none"/>
        </w:rPr>
      </w:pPr>
    </w:p>
    <w:p w14:paraId="29908FAE" w14:textId="7EC7C2AE" w:rsidR="00BB0512" w:rsidRDefault="00BB0512" w:rsidP="00412A83">
      <w:pPr>
        <w:pStyle w:val="Heading3"/>
        <w:numPr>
          <w:ilvl w:val="3"/>
          <w:numId w:val="17"/>
        </w:numPr>
        <w:ind w:left="1890" w:hanging="828"/>
        <w:rPr>
          <w:rFonts w:ascii="Times New Roman" w:hAnsi="Times New Roman" w:cs="Times New Roman"/>
          <w:b/>
          <w:bCs/>
          <w:color w:val="auto"/>
        </w:rPr>
      </w:pPr>
      <w:bookmarkStart w:id="47" w:name="_Toc101893232"/>
      <w:r w:rsidRPr="00A65BAF">
        <w:rPr>
          <w:rFonts w:ascii="Times New Roman" w:hAnsi="Times New Roman" w:cs="Times New Roman"/>
          <w:b/>
          <w:bCs/>
          <w:color w:val="auto"/>
        </w:rPr>
        <w:t>Internal logic</w:t>
      </w:r>
      <w:r w:rsidR="00EB35C7">
        <w:rPr>
          <w:rFonts w:ascii="Times New Roman" w:hAnsi="Times New Roman" w:cs="Times New Roman"/>
          <w:b/>
          <w:bCs/>
          <w:color w:val="auto"/>
        </w:rPr>
        <w:t xml:space="preserve"> (Activity Diagram/ Flow Chart/ Class Diagram)</w:t>
      </w:r>
      <w:bookmarkEnd w:id="47"/>
    </w:p>
    <w:p w14:paraId="58E302C3" w14:textId="54565CF2" w:rsidR="00B0340B" w:rsidRPr="0024502D" w:rsidRDefault="00B0340B" w:rsidP="00412A83">
      <w:pPr>
        <w:pStyle w:val="ListParagraph"/>
        <w:numPr>
          <w:ilvl w:val="0"/>
          <w:numId w:val="22"/>
        </w:numPr>
      </w:pPr>
      <w:r w:rsidRPr="00C7317D">
        <w:rPr>
          <w:rFonts w:ascii="Times New Roman" w:hAnsi="Times New Roman" w:cs="Times New Roman"/>
          <w:sz w:val="24"/>
          <w:szCs w:val="24"/>
        </w:rPr>
        <w:t>Flow Chart</w:t>
      </w:r>
    </w:p>
    <w:p w14:paraId="58272D6A" w14:textId="1C7F3081" w:rsidR="0024502D" w:rsidRDefault="004F5D34" w:rsidP="0024502D">
      <w:r>
        <w:rPr>
          <w:noProof/>
        </w:rPr>
        <w:drawing>
          <wp:anchor distT="0" distB="0" distL="114300" distR="114300" simplePos="0" relativeHeight="251040256" behindDoc="0" locked="0" layoutInCell="1" allowOverlap="1" wp14:anchorId="6FD3871F" wp14:editId="03324A6E">
            <wp:simplePos x="0" y="0"/>
            <wp:positionH relativeFrom="column">
              <wp:posOffset>1104900</wp:posOffset>
            </wp:positionH>
            <wp:positionV relativeFrom="paragraph">
              <wp:posOffset>247650</wp:posOffset>
            </wp:positionV>
            <wp:extent cx="3879850" cy="4764405"/>
            <wp:effectExtent l="19050" t="19050" r="25400" b="17145"/>
            <wp:wrapTopAndBottom/>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 Chart.jpg"/>
                    <pic:cNvPicPr/>
                  </pic:nvPicPr>
                  <pic:blipFill rotWithShape="1">
                    <a:blip r:embed="rId75" cstate="print">
                      <a:extLst>
                        <a:ext uri="{28A0092B-C50C-407E-A947-70E740481C1C}">
                          <a14:useLocalDpi xmlns:a14="http://schemas.microsoft.com/office/drawing/2010/main" val="0"/>
                        </a:ext>
                      </a:extLst>
                    </a:blip>
                    <a:srcRect l="21614" t="14494" r="15931" b="14650"/>
                    <a:stretch/>
                  </pic:blipFill>
                  <pic:spPr bwMode="auto">
                    <a:xfrm>
                      <a:off x="0" y="0"/>
                      <a:ext cx="3879850" cy="47644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763D1A" w14:textId="6252BBB5" w:rsidR="0024502D" w:rsidRPr="00B0340B" w:rsidRDefault="0024502D" w:rsidP="0024502D"/>
    <w:p w14:paraId="3ACFF0A3" w14:textId="25BAF8C7" w:rsidR="00FE5CCF" w:rsidRPr="00573AFD" w:rsidRDefault="00573AFD" w:rsidP="00412A83">
      <w:pPr>
        <w:pStyle w:val="ListParagraph"/>
        <w:numPr>
          <w:ilvl w:val="0"/>
          <w:numId w:val="22"/>
        </w:numPr>
      </w:pPr>
      <w:r>
        <w:rPr>
          <w:noProof/>
        </w:rPr>
        <w:lastRenderedPageBreak/>
        <w:drawing>
          <wp:anchor distT="0" distB="0" distL="114300" distR="114300" simplePos="0" relativeHeight="251076096" behindDoc="0" locked="0" layoutInCell="1" allowOverlap="1" wp14:anchorId="15076635" wp14:editId="4EBE76B3">
            <wp:simplePos x="0" y="0"/>
            <wp:positionH relativeFrom="column">
              <wp:posOffset>-88900</wp:posOffset>
            </wp:positionH>
            <wp:positionV relativeFrom="paragraph">
              <wp:posOffset>368300</wp:posOffset>
            </wp:positionV>
            <wp:extent cx="1413510" cy="288036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tivity Diagram.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13510" cy="2880360"/>
                    </a:xfrm>
                    <a:prstGeom prst="rect">
                      <a:avLst/>
                    </a:prstGeom>
                  </pic:spPr>
                </pic:pic>
              </a:graphicData>
            </a:graphic>
            <wp14:sizeRelH relativeFrom="page">
              <wp14:pctWidth>0</wp14:pctWidth>
            </wp14:sizeRelH>
            <wp14:sizeRelV relativeFrom="page">
              <wp14:pctHeight>0</wp14:pctHeight>
            </wp14:sizeRelV>
          </wp:anchor>
        </w:drawing>
      </w:r>
      <w:r w:rsidR="00C7317D" w:rsidRPr="00C7317D">
        <w:rPr>
          <w:rFonts w:ascii="Times New Roman" w:hAnsi="Times New Roman" w:cs="Times New Roman"/>
          <w:sz w:val="24"/>
          <w:szCs w:val="24"/>
        </w:rPr>
        <w:t>Activity Diagram</w:t>
      </w:r>
      <w:r w:rsidR="004F5D34">
        <w:rPr>
          <w:rFonts w:ascii="Times New Roman" w:hAnsi="Times New Roman" w:cs="Times New Roman"/>
          <w:sz w:val="24"/>
          <w:szCs w:val="24"/>
        </w:rPr>
        <w:t xml:space="preserve"> / Class Diagram</w:t>
      </w:r>
    </w:p>
    <w:p w14:paraId="3711938B" w14:textId="10E69FA5" w:rsidR="00573AFD" w:rsidRDefault="00573AFD" w:rsidP="00573AFD">
      <w:pPr>
        <w:pStyle w:val="ListParagraph"/>
        <w:ind w:left="2070"/>
        <w:rPr>
          <w:rFonts w:ascii="Times New Roman" w:hAnsi="Times New Roman" w:cs="Times New Roman"/>
          <w:sz w:val="24"/>
          <w:szCs w:val="24"/>
        </w:rPr>
      </w:pPr>
      <w:r>
        <w:rPr>
          <w:noProof/>
        </w:rPr>
        <w:drawing>
          <wp:anchor distT="0" distB="0" distL="114300" distR="114300" simplePos="0" relativeHeight="252355072" behindDoc="0" locked="0" layoutInCell="1" allowOverlap="1" wp14:anchorId="0219935F" wp14:editId="1124FC4B">
            <wp:simplePos x="0" y="0"/>
            <wp:positionH relativeFrom="column">
              <wp:posOffset>1600200</wp:posOffset>
            </wp:positionH>
            <wp:positionV relativeFrom="paragraph">
              <wp:posOffset>287655</wp:posOffset>
            </wp:positionV>
            <wp:extent cx="4711700" cy="2698115"/>
            <wp:effectExtent l="0" t="0" r="0" b="6985"/>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D (1).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711700" cy="2698115"/>
                    </a:xfrm>
                    <a:prstGeom prst="rect">
                      <a:avLst/>
                    </a:prstGeom>
                  </pic:spPr>
                </pic:pic>
              </a:graphicData>
            </a:graphic>
            <wp14:sizeRelH relativeFrom="page">
              <wp14:pctWidth>0</wp14:pctWidth>
            </wp14:sizeRelH>
            <wp14:sizeRelV relativeFrom="page">
              <wp14:pctHeight>0</wp14:pctHeight>
            </wp14:sizeRelV>
          </wp:anchor>
        </w:drawing>
      </w:r>
    </w:p>
    <w:p w14:paraId="58F91BDD" w14:textId="77777777" w:rsidR="00573AFD" w:rsidRPr="00C7317D" w:rsidRDefault="00573AFD" w:rsidP="00573AFD">
      <w:pPr>
        <w:pStyle w:val="ListParagraph"/>
        <w:ind w:left="2070"/>
      </w:pPr>
    </w:p>
    <w:p w14:paraId="137100A8" w14:textId="783A6FA0" w:rsidR="00C7317D" w:rsidRPr="00FE5CCF" w:rsidRDefault="00C7317D" w:rsidP="00C7317D">
      <w:pPr>
        <w:pStyle w:val="ListParagraph"/>
        <w:ind w:left="2070"/>
      </w:pPr>
    </w:p>
    <w:p w14:paraId="29E4C3F4" w14:textId="272F68B3" w:rsidR="00BB0512" w:rsidRDefault="00BB0512" w:rsidP="00412A83">
      <w:pPr>
        <w:pStyle w:val="Heading3"/>
        <w:numPr>
          <w:ilvl w:val="3"/>
          <w:numId w:val="17"/>
        </w:numPr>
        <w:ind w:left="1890" w:hanging="810"/>
        <w:rPr>
          <w:rFonts w:ascii="Times New Roman" w:hAnsi="Times New Roman" w:cs="Times New Roman"/>
          <w:b/>
          <w:bCs/>
          <w:color w:val="auto"/>
        </w:rPr>
      </w:pPr>
      <w:bookmarkStart w:id="48" w:name="_Toc101893233"/>
      <w:r w:rsidRPr="00765BE6">
        <w:rPr>
          <w:rFonts w:ascii="Times New Roman" w:hAnsi="Times New Roman" w:cs="Times New Roman"/>
          <w:b/>
          <w:bCs/>
          <w:color w:val="auto"/>
        </w:rPr>
        <w:t>Database for the service (ER)</w:t>
      </w:r>
      <w:bookmarkEnd w:id="48"/>
    </w:p>
    <w:p w14:paraId="3186A491" w14:textId="77777777" w:rsidR="00573AFD" w:rsidRDefault="00573AFD" w:rsidP="00280B84"/>
    <w:p w14:paraId="603CB470" w14:textId="0E280CFB" w:rsidR="00280B84" w:rsidRPr="00280B84" w:rsidRDefault="00573AFD" w:rsidP="00280B84">
      <w:r>
        <w:rPr>
          <w:noProof/>
        </w:rPr>
        <w:drawing>
          <wp:anchor distT="0" distB="0" distL="114300" distR="114300" simplePos="0" relativeHeight="251149824" behindDoc="0" locked="0" layoutInCell="1" allowOverlap="1" wp14:anchorId="0EB873CF" wp14:editId="4D5A95BE">
            <wp:simplePos x="0" y="0"/>
            <wp:positionH relativeFrom="column">
              <wp:posOffset>809625</wp:posOffset>
            </wp:positionH>
            <wp:positionV relativeFrom="paragraph">
              <wp:posOffset>415925</wp:posOffset>
            </wp:positionV>
            <wp:extent cx="4763135" cy="3152775"/>
            <wp:effectExtent l="0" t="0" r="0" b="9525"/>
            <wp:wrapTopAndBottom/>
            <wp:docPr id="199" name="Picture 1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R.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763135" cy="3152775"/>
                    </a:xfrm>
                    <a:prstGeom prst="rect">
                      <a:avLst/>
                    </a:prstGeom>
                  </pic:spPr>
                </pic:pic>
              </a:graphicData>
            </a:graphic>
            <wp14:sizeRelH relativeFrom="page">
              <wp14:pctWidth>0</wp14:pctWidth>
            </wp14:sizeRelH>
            <wp14:sizeRelV relativeFrom="page">
              <wp14:pctHeight>0</wp14:pctHeight>
            </wp14:sizeRelV>
          </wp:anchor>
        </w:drawing>
      </w:r>
    </w:p>
    <w:p w14:paraId="157FF316" w14:textId="6FAACBFC" w:rsidR="00BB0512" w:rsidRPr="00304F94" w:rsidRDefault="00304F94" w:rsidP="00412A83">
      <w:pPr>
        <w:pStyle w:val="Heading2"/>
        <w:numPr>
          <w:ilvl w:val="2"/>
          <w:numId w:val="16"/>
        </w:numPr>
        <w:ind w:left="1530"/>
        <w:rPr>
          <w:rFonts w:ascii="Times New Roman" w:hAnsi="Times New Roman" w:cs="Times New Roman"/>
          <w:b/>
          <w:bCs/>
          <w:color w:val="auto"/>
          <w:sz w:val="28"/>
          <w:szCs w:val="28"/>
        </w:rPr>
      </w:pPr>
      <w:bookmarkStart w:id="49" w:name="_Toc101893234"/>
      <w:r w:rsidRPr="00304F94">
        <w:rPr>
          <w:rFonts w:ascii="Times New Roman" w:hAnsi="Times New Roman" w:cs="Times New Roman"/>
          <w:b/>
          <w:bCs/>
          <w:color w:val="auto"/>
          <w:sz w:val="28"/>
          <w:szCs w:val="28"/>
        </w:rPr>
        <w:lastRenderedPageBreak/>
        <w:t>Service development and testing.</w:t>
      </w:r>
      <w:bookmarkEnd w:id="49"/>
    </w:p>
    <w:p w14:paraId="689D47D1" w14:textId="73DE8C26" w:rsidR="00BB0512" w:rsidRDefault="00C30AB5" w:rsidP="00412A83">
      <w:pPr>
        <w:pStyle w:val="Heading3"/>
        <w:numPr>
          <w:ilvl w:val="3"/>
          <w:numId w:val="18"/>
        </w:numPr>
        <w:ind w:left="1890" w:hanging="810"/>
        <w:rPr>
          <w:rFonts w:ascii="Times New Roman" w:hAnsi="Times New Roman" w:cs="Times New Roman"/>
          <w:b/>
          <w:bCs/>
          <w:color w:val="auto"/>
        </w:rPr>
      </w:pPr>
      <w:bookmarkStart w:id="50" w:name="_Toc101893235"/>
      <w:r w:rsidRPr="00C30AB5">
        <w:rPr>
          <w:rFonts w:ascii="Times New Roman" w:hAnsi="Times New Roman" w:cs="Times New Roman"/>
          <w:b/>
          <w:bCs/>
          <w:color w:val="auto"/>
        </w:rPr>
        <w:t>Tools used</w:t>
      </w:r>
      <w:bookmarkEnd w:id="50"/>
    </w:p>
    <w:p w14:paraId="72C32FD1" w14:textId="77777777" w:rsidR="00C2099E" w:rsidRPr="00912D00" w:rsidRDefault="00C2099E" w:rsidP="00412A83">
      <w:pPr>
        <w:pStyle w:val="NoSpacing"/>
        <w:numPr>
          <w:ilvl w:val="0"/>
          <w:numId w:val="35"/>
        </w:numPr>
        <w:rPr>
          <w:rFonts w:ascii="Times New Roman" w:hAnsi="Times New Roman" w:cs="Times New Roman"/>
          <w:sz w:val="24"/>
          <w:szCs w:val="24"/>
        </w:rPr>
      </w:pPr>
      <w:r w:rsidRPr="003B743B">
        <w:rPr>
          <w:rFonts w:ascii="Times New Roman" w:hAnsi="Times New Roman" w:cs="Times New Roman"/>
          <w:b/>
          <w:bCs/>
          <w:sz w:val="24"/>
          <w:szCs w:val="24"/>
        </w:rPr>
        <w:t>Dependency Management Tool:</w:t>
      </w:r>
      <w:r w:rsidRPr="00912D00">
        <w:rPr>
          <w:rFonts w:ascii="Times New Roman" w:hAnsi="Times New Roman" w:cs="Times New Roman"/>
          <w:sz w:val="24"/>
          <w:szCs w:val="24"/>
        </w:rPr>
        <w:t xml:space="preserve"> Maven</w:t>
      </w:r>
    </w:p>
    <w:p w14:paraId="450E4A61" w14:textId="77777777" w:rsidR="00C2099E" w:rsidRPr="00912D00" w:rsidRDefault="00C2099E"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Testing Tool:</w:t>
      </w:r>
      <w:r w:rsidRPr="00912D00">
        <w:rPr>
          <w:rFonts w:ascii="Times New Roman" w:hAnsi="Times New Roman" w:cs="Times New Roman"/>
          <w:sz w:val="24"/>
          <w:szCs w:val="24"/>
        </w:rPr>
        <w:t xml:space="preserve"> Postman</w:t>
      </w:r>
    </w:p>
    <w:p w14:paraId="504842FB" w14:textId="77777777" w:rsidR="00C2099E" w:rsidRPr="00912D00" w:rsidRDefault="00C2099E"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Version Control System:</w:t>
      </w:r>
      <w:r w:rsidRPr="00912D00">
        <w:rPr>
          <w:rFonts w:ascii="Times New Roman" w:hAnsi="Times New Roman" w:cs="Times New Roman"/>
          <w:sz w:val="24"/>
          <w:szCs w:val="24"/>
        </w:rPr>
        <w:t xml:space="preserve"> Git</w:t>
      </w:r>
    </w:p>
    <w:p w14:paraId="7F3E658E" w14:textId="77777777" w:rsidR="00C2099E" w:rsidRPr="00912D00" w:rsidRDefault="00C2099E"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IDE:</w:t>
      </w:r>
      <w:r w:rsidRPr="00912D00">
        <w:rPr>
          <w:rFonts w:ascii="Times New Roman" w:hAnsi="Times New Roman" w:cs="Times New Roman"/>
          <w:sz w:val="24"/>
          <w:szCs w:val="24"/>
        </w:rPr>
        <w:t xml:space="preserve"> eclipse</w:t>
      </w:r>
    </w:p>
    <w:p w14:paraId="17CAF8A4" w14:textId="77777777" w:rsidR="00C2099E" w:rsidRPr="00912D00" w:rsidRDefault="00C2099E"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Programming Language:</w:t>
      </w:r>
      <w:r w:rsidRPr="00912D00">
        <w:rPr>
          <w:rFonts w:ascii="Times New Roman" w:hAnsi="Times New Roman" w:cs="Times New Roman"/>
          <w:sz w:val="24"/>
          <w:szCs w:val="24"/>
        </w:rPr>
        <w:t xml:space="preserve"> Jersey framework (JAX-RS)</w:t>
      </w:r>
    </w:p>
    <w:p w14:paraId="60B16F63" w14:textId="77777777" w:rsidR="00C2099E" w:rsidRPr="00912D00" w:rsidRDefault="00C2099E"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Programming Language:</w:t>
      </w:r>
      <w:r w:rsidRPr="00912D00">
        <w:rPr>
          <w:rFonts w:ascii="Times New Roman" w:hAnsi="Times New Roman" w:cs="Times New Roman"/>
          <w:sz w:val="24"/>
          <w:szCs w:val="24"/>
        </w:rPr>
        <w:t xml:space="preserve"> Java</w:t>
      </w:r>
    </w:p>
    <w:p w14:paraId="120B1191" w14:textId="77777777" w:rsidR="00C2099E" w:rsidRPr="00912D00" w:rsidRDefault="00C2099E"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Database:</w:t>
      </w:r>
      <w:r w:rsidRPr="00912D00">
        <w:rPr>
          <w:rFonts w:ascii="Times New Roman" w:hAnsi="Times New Roman" w:cs="Times New Roman"/>
          <w:sz w:val="24"/>
          <w:szCs w:val="24"/>
        </w:rPr>
        <w:t xml:space="preserve"> phpMyAdmin</w:t>
      </w:r>
      <w:r>
        <w:rPr>
          <w:rFonts w:ascii="Times New Roman" w:hAnsi="Times New Roman" w:cs="Times New Roman"/>
          <w:sz w:val="24"/>
          <w:szCs w:val="24"/>
        </w:rPr>
        <w:t xml:space="preserve"> </w:t>
      </w:r>
      <w:r w:rsidRPr="00912D00">
        <w:rPr>
          <w:rFonts w:ascii="Times New Roman" w:hAnsi="Times New Roman" w:cs="Times New Roman"/>
          <w:sz w:val="24"/>
          <w:szCs w:val="24"/>
        </w:rPr>
        <w:t>(My</w:t>
      </w:r>
      <w:r>
        <w:rPr>
          <w:rFonts w:ascii="Times New Roman" w:hAnsi="Times New Roman" w:cs="Times New Roman"/>
          <w:sz w:val="24"/>
          <w:szCs w:val="24"/>
        </w:rPr>
        <w:t>SQL</w:t>
      </w:r>
      <w:r w:rsidRPr="00912D00">
        <w:rPr>
          <w:rFonts w:ascii="Times New Roman" w:hAnsi="Times New Roman" w:cs="Times New Roman"/>
          <w:sz w:val="24"/>
          <w:szCs w:val="24"/>
        </w:rPr>
        <w:t>)</w:t>
      </w:r>
    </w:p>
    <w:p w14:paraId="4DADB108" w14:textId="77777777" w:rsidR="00C2099E" w:rsidRDefault="00C2099E" w:rsidP="00412A83">
      <w:pPr>
        <w:pStyle w:val="NoSpacing"/>
        <w:numPr>
          <w:ilvl w:val="1"/>
          <w:numId w:val="34"/>
        </w:numPr>
        <w:rPr>
          <w:rFonts w:ascii="Times New Roman" w:hAnsi="Times New Roman" w:cs="Times New Roman"/>
          <w:sz w:val="24"/>
          <w:szCs w:val="24"/>
        </w:rPr>
      </w:pPr>
      <w:r w:rsidRPr="003B743B">
        <w:rPr>
          <w:rFonts w:ascii="Times New Roman" w:hAnsi="Times New Roman" w:cs="Times New Roman"/>
          <w:b/>
          <w:bCs/>
          <w:sz w:val="24"/>
          <w:szCs w:val="24"/>
        </w:rPr>
        <w:t>Server:</w:t>
      </w:r>
      <w:r w:rsidRPr="00912D00">
        <w:rPr>
          <w:rFonts w:ascii="Times New Roman" w:hAnsi="Times New Roman" w:cs="Times New Roman"/>
          <w:sz w:val="24"/>
          <w:szCs w:val="24"/>
        </w:rPr>
        <w:t xml:space="preserve"> Apache Tomcat Server</w:t>
      </w:r>
    </w:p>
    <w:p w14:paraId="0DB3E71C" w14:textId="77777777" w:rsidR="00C2099E" w:rsidRPr="00C2099E" w:rsidRDefault="00C2099E" w:rsidP="00C2099E"/>
    <w:p w14:paraId="74D8F8EF" w14:textId="7DDE68FE" w:rsidR="00BB0512" w:rsidRDefault="00BB0512" w:rsidP="00412A83">
      <w:pPr>
        <w:pStyle w:val="Heading3"/>
        <w:numPr>
          <w:ilvl w:val="3"/>
          <w:numId w:val="18"/>
        </w:numPr>
        <w:ind w:left="1890" w:hanging="810"/>
        <w:rPr>
          <w:rFonts w:ascii="Times New Roman" w:hAnsi="Times New Roman" w:cs="Times New Roman"/>
          <w:b/>
          <w:bCs/>
          <w:color w:val="auto"/>
        </w:rPr>
      </w:pPr>
      <w:bookmarkStart w:id="51" w:name="_Toc101893236"/>
      <w:r w:rsidRPr="00F668D4">
        <w:rPr>
          <w:rFonts w:ascii="Times New Roman" w:hAnsi="Times New Roman" w:cs="Times New Roman"/>
          <w:b/>
          <w:bCs/>
          <w:color w:val="auto"/>
        </w:rPr>
        <w:t>Testing Methodology and Results.</w:t>
      </w:r>
      <w:bookmarkEnd w:id="51"/>
      <w:r>
        <w:rPr>
          <w:rFonts w:ascii="Times New Roman" w:hAnsi="Times New Roman" w:cs="Times New Roman"/>
          <w:b/>
          <w:bCs/>
          <w:color w:val="auto"/>
        </w:rPr>
        <w:t xml:space="preserve"> </w:t>
      </w:r>
    </w:p>
    <w:p w14:paraId="586EDE3E" w14:textId="77777777" w:rsidR="004F5D34" w:rsidRPr="004F5D34" w:rsidRDefault="004F5D34" w:rsidP="004F5D34"/>
    <w:p w14:paraId="6CF14DEB" w14:textId="77777777" w:rsidR="00C2099E" w:rsidRPr="00C2099E" w:rsidRDefault="00C2099E" w:rsidP="00C2099E"/>
    <w:tbl>
      <w:tblPr>
        <w:tblStyle w:val="TableGrid"/>
        <w:tblW w:w="10620" w:type="dxa"/>
        <w:tblInd w:w="-635" w:type="dxa"/>
        <w:tblLook w:val="04A0" w:firstRow="1" w:lastRow="0" w:firstColumn="1" w:lastColumn="0" w:noHBand="0" w:noVBand="1"/>
      </w:tblPr>
      <w:tblGrid>
        <w:gridCol w:w="655"/>
        <w:gridCol w:w="1574"/>
        <w:gridCol w:w="4133"/>
        <w:gridCol w:w="1329"/>
        <w:gridCol w:w="1430"/>
        <w:gridCol w:w="1499"/>
      </w:tblGrid>
      <w:tr w:rsidR="00C2099E" w:rsidRPr="00FF4993" w14:paraId="1EFA18E4" w14:textId="77777777" w:rsidTr="00FA2962">
        <w:trPr>
          <w:trHeight w:val="467"/>
        </w:trPr>
        <w:tc>
          <w:tcPr>
            <w:tcW w:w="655" w:type="dxa"/>
            <w:vAlign w:val="center"/>
          </w:tcPr>
          <w:p w14:paraId="5813E91B" w14:textId="77777777" w:rsidR="00C2099E" w:rsidRPr="00FF4993" w:rsidRDefault="00C2099E" w:rsidP="00FA2962">
            <w:pPr>
              <w:jc w:val="center"/>
              <w:rPr>
                <w:rFonts w:ascii="Times New Roman" w:hAnsi="Times New Roman" w:cs="Times New Roman"/>
                <w:b/>
                <w:bCs/>
              </w:rPr>
            </w:pPr>
            <w:r w:rsidRPr="00FF4993">
              <w:rPr>
                <w:rFonts w:ascii="Times New Roman" w:hAnsi="Times New Roman" w:cs="Times New Roman"/>
                <w:b/>
                <w:bCs/>
              </w:rPr>
              <w:t>Test ID</w:t>
            </w:r>
          </w:p>
        </w:tc>
        <w:tc>
          <w:tcPr>
            <w:tcW w:w="1574" w:type="dxa"/>
            <w:vAlign w:val="center"/>
          </w:tcPr>
          <w:p w14:paraId="0EE284E2" w14:textId="77777777" w:rsidR="00C2099E" w:rsidRPr="00FF4993" w:rsidRDefault="00C2099E" w:rsidP="00FA2962">
            <w:pPr>
              <w:jc w:val="center"/>
              <w:rPr>
                <w:rFonts w:ascii="Times New Roman" w:hAnsi="Times New Roman" w:cs="Times New Roman"/>
                <w:b/>
                <w:bCs/>
              </w:rPr>
            </w:pPr>
            <w:r w:rsidRPr="00FF4993">
              <w:rPr>
                <w:rFonts w:ascii="Times New Roman" w:hAnsi="Times New Roman" w:cs="Times New Roman"/>
                <w:b/>
                <w:bCs/>
              </w:rPr>
              <w:t>Description</w:t>
            </w:r>
          </w:p>
        </w:tc>
        <w:tc>
          <w:tcPr>
            <w:tcW w:w="4133" w:type="dxa"/>
            <w:vAlign w:val="center"/>
          </w:tcPr>
          <w:p w14:paraId="23107DF0" w14:textId="77777777" w:rsidR="00C2099E" w:rsidRPr="00FF4993" w:rsidRDefault="00C2099E" w:rsidP="00FA2962">
            <w:pPr>
              <w:jc w:val="center"/>
              <w:rPr>
                <w:rFonts w:ascii="Times New Roman" w:hAnsi="Times New Roman" w:cs="Times New Roman"/>
                <w:b/>
                <w:bCs/>
              </w:rPr>
            </w:pPr>
            <w:r w:rsidRPr="00FF4993">
              <w:rPr>
                <w:rFonts w:ascii="Times New Roman" w:hAnsi="Times New Roman" w:cs="Times New Roman"/>
                <w:b/>
                <w:bCs/>
              </w:rPr>
              <w:t>Input</w:t>
            </w:r>
          </w:p>
        </w:tc>
        <w:tc>
          <w:tcPr>
            <w:tcW w:w="1329" w:type="dxa"/>
            <w:vAlign w:val="center"/>
          </w:tcPr>
          <w:p w14:paraId="4ABC1DA1" w14:textId="77777777" w:rsidR="00C2099E" w:rsidRPr="00FF4993" w:rsidRDefault="00C2099E" w:rsidP="00FA2962">
            <w:pPr>
              <w:jc w:val="center"/>
              <w:rPr>
                <w:rFonts w:ascii="Times New Roman" w:hAnsi="Times New Roman" w:cs="Times New Roman"/>
                <w:b/>
                <w:bCs/>
              </w:rPr>
            </w:pPr>
            <w:r w:rsidRPr="00FF4993">
              <w:rPr>
                <w:rFonts w:ascii="Times New Roman" w:hAnsi="Times New Roman" w:cs="Times New Roman"/>
                <w:b/>
                <w:bCs/>
              </w:rPr>
              <w:t>Excepted Output</w:t>
            </w:r>
          </w:p>
        </w:tc>
        <w:tc>
          <w:tcPr>
            <w:tcW w:w="1430" w:type="dxa"/>
            <w:vAlign w:val="center"/>
          </w:tcPr>
          <w:p w14:paraId="2DC9813B" w14:textId="77777777" w:rsidR="00C2099E" w:rsidRPr="00FF4993" w:rsidRDefault="00C2099E" w:rsidP="00FA2962">
            <w:pPr>
              <w:jc w:val="center"/>
              <w:rPr>
                <w:rFonts w:ascii="Times New Roman" w:hAnsi="Times New Roman" w:cs="Times New Roman"/>
                <w:b/>
                <w:bCs/>
              </w:rPr>
            </w:pPr>
            <w:r w:rsidRPr="00FF4993">
              <w:rPr>
                <w:rFonts w:ascii="Times New Roman" w:hAnsi="Times New Roman" w:cs="Times New Roman"/>
                <w:b/>
                <w:bCs/>
              </w:rPr>
              <w:t>Actual Output</w:t>
            </w:r>
          </w:p>
        </w:tc>
        <w:tc>
          <w:tcPr>
            <w:tcW w:w="1499" w:type="dxa"/>
            <w:vAlign w:val="center"/>
          </w:tcPr>
          <w:p w14:paraId="266F82CF" w14:textId="77777777" w:rsidR="00C2099E" w:rsidRPr="00FF4993" w:rsidRDefault="00C2099E" w:rsidP="00FA2962">
            <w:pPr>
              <w:jc w:val="center"/>
              <w:rPr>
                <w:rFonts w:ascii="Times New Roman" w:hAnsi="Times New Roman" w:cs="Times New Roman"/>
                <w:b/>
                <w:bCs/>
              </w:rPr>
            </w:pPr>
            <w:r w:rsidRPr="00FF4993">
              <w:rPr>
                <w:rFonts w:ascii="Times New Roman" w:hAnsi="Times New Roman" w:cs="Times New Roman"/>
                <w:b/>
                <w:bCs/>
              </w:rPr>
              <w:t>Result</w:t>
            </w:r>
          </w:p>
        </w:tc>
      </w:tr>
      <w:tr w:rsidR="00C2099E" w:rsidRPr="00FF4993" w14:paraId="7E861C18" w14:textId="77777777" w:rsidTr="00FA2962">
        <w:trPr>
          <w:trHeight w:val="1403"/>
        </w:trPr>
        <w:tc>
          <w:tcPr>
            <w:tcW w:w="655" w:type="dxa"/>
            <w:vAlign w:val="center"/>
          </w:tcPr>
          <w:p w14:paraId="7B99A68F" w14:textId="77777777" w:rsidR="00C2099E" w:rsidRPr="00FF4993" w:rsidRDefault="00C2099E" w:rsidP="00FA2962">
            <w:pPr>
              <w:jc w:val="center"/>
              <w:rPr>
                <w:rFonts w:ascii="Times New Roman" w:hAnsi="Times New Roman" w:cs="Times New Roman"/>
              </w:rPr>
            </w:pPr>
            <w:r w:rsidRPr="00FF4993">
              <w:rPr>
                <w:rFonts w:ascii="Times New Roman" w:hAnsi="Times New Roman" w:cs="Times New Roman"/>
              </w:rPr>
              <w:t>1</w:t>
            </w:r>
          </w:p>
        </w:tc>
        <w:tc>
          <w:tcPr>
            <w:tcW w:w="1574" w:type="dxa"/>
            <w:vAlign w:val="center"/>
          </w:tcPr>
          <w:p w14:paraId="5097C3F2" w14:textId="6B0F48C9" w:rsidR="00C2099E" w:rsidRPr="00FF4993" w:rsidRDefault="00C15BBA" w:rsidP="00FA2962">
            <w:pPr>
              <w:rPr>
                <w:rFonts w:ascii="Times New Roman" w:hAnsi="Times New Roman" w:cs="Times New Roman"/>
              </w:rPr>
            </w:pPr>
            <w:r>
              <w:rPr>
                <w:rFonts w:ascii="Times New Roman" w:hAnsi="Times New Roman" w:cs="Times New Roman"/>
              </w:rPr>
              <w:t>Create Bill</w:t>
            </w:r>
          </w:p>
        </w:tc>
        <w:tc>
          <w:tcPr>
            <w:tcW w:w="4133" w:type="dxa"/>
            <w:vAlign w:val="center"/>
          </w:tcPr>
          <w:p w14:paraId="6944E876"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UserID: “P1_05”,</w:t>
            </w:r>
          </w:p>
          <w:p w14:paraId="1396F6FF"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FullName: “Chathuranga”,</w:t>
            </w:r>
          </w:p>
          <w:p w14:paraId="218E5F58"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City: “Colombo”,</w:t>
            </w:r>
          </w:p>
          <w:p w14:paraId="6DEC6A1D"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MobileNumber: “0711584935”,</w:t>
            </w:r>
          </w:p>
          <w:p w14:paraId="21AFCEC0" w14:textId="77777777" w:rsidR="00C2099E" w:rsidRDefault="00C2099E" w:rsidP="00FA2962">
            <w:pPr>
              <w:rPr>
                <w:rFonts w:ascii="Times New Roman" w:hAnsi="Times New Roman" w:cs="Times New Roman"/>
              </w:rPr>
            </w:pPr>
            <w:r>
              <w:rPr>
                <w:rFonts w:ascii="Times New Roman" w:hAnsi="Times New Roman" w:cs="Times New Roman"/>
              </w:rPr>
              <w:t>Unit</w:t>
            </w:r>
            <w:r w:rsidRPr="00FF4993">
              <w:rPr>
                <w:rFonts w:ascii="Times New Roman" w:hAnsi="Times New Roman" w:cs="Times New Roman"/>
              </w:rPr>
              <w:t>:</w:t>
            </w:r>
            <w:r>
              <w:rPr>
                <w:rFonts w:ascii="Times New Roman" w:hAnsi="Times New Roman" w:cs="Times New Roman"/>
              </w:rPr>
              <w:t xml:space="preserve"> </w:t>
            </w:r>
            <w:r w:rsidRPr="00FF4993">
              <w:rPr>
                <w:rFonts w:ascii="Times New Roman" w:hAnsi="Times New Roman" w:cs="Times New Roman"/>
              </w:rPr>
              <w:t>“</w:t>
            </w:r>
            <w:r>
              <w:rPr>
                <w:rFonts w:ascii="Times New Roman" w:hAnsi="Times New Roman" w:cs="Times New Roman"/>
              </w:rPr>
              <w:t>25”,</w:t>
            </w:r>
          </w:p>
          <w:p w14:paraId="33698904" w14:textId="77777777" w:rsidR="00C2099E" w:rsidRDefault="00C2099E" w:rsidP="00FA2962">
            <w:pPr>
              <w:rPr>
                <w:rFonts w:ascii="Times New Roman" w:hAnsi="Times New Roman" w:cs="Times New Roman"/>
              </w:rPr>
            </w:pPr>
            <w:r>
              <w:rPr>
                <w:rFonts w:ascii="Times New Roman" w:hAnsi="Times New Roman" w:cs="Times New Roman"/>
              </w:rPr>
              <w:t>Remark: “No Remark”</w:t>
            </w:r>
            <w:r w:rsidR="00C15BBA">
              <w:rPr>
                <w:rFonts w:ascii="Times New Roman" w:hAnsi="Times New Roman" w:cs="Times New Roman"/>
              </w:rPr>
              <w:t>,</w:t>
            </w:r>
          </w:p>
          <w:p w14:paraId="201E2C1A" w14:textId="77777777" w:rsidR="00C15BBA" w:rsidRDefault="00C15BBA" w:rsidP="00C15BBA">
            <w:pPr>
              <w:rPr>
                <w:rFonts w:ascii="Times New Roman" w:hAnsi="Times New Roman" w:cs="Times New Roman"/>
                <w:sz w:val="24"/>
                <w:szCs w:val="24"/>
              </w:rPr>
            </w:pPr>
            <w:r w:rsidRPr="00C15BBA">
              <w:rPr>
                <w:rFonts w:ascii="Times New Roman" w:hAnsi="Times New Roman" w:cs="Times New Roman"/>
                <w:sz w:val="24"/>
                <w:szCs w:val="24"/>
              </w:rPr>
              <w:t xml:space="preserve">Price1_30: “5”, </w:t>
            </w:r>
          </w:p>
          <w:p w14:paraId="46EF52DD" w14:textId="178AEC61" w:rsidR="00C15BBA" w:rsidRDefault="00C15BBA" w:rsidP="00C15BBA">
            <w:pPr>
              <w:rPr>
                <w:rFonts w:ascii="Times New Roman" w:hAnsi="Times New Roman" w:cs="Times New Roman"/>
                <w:sz w:val="24"/>
                <w:szCs w:val="24"/>
              </w:rPr>
            </w:pPr>
            <w:r w:rsidRPr="00C15BBA">
              <w:rPr>
                <w:rFonts w:ascii="Times New Roman" w:hAnsi="Times New Roman" w:cs="Times New Roman"/>
                <w:sz w:val="24"/>
                <w:szCs w:val="24"/>
              </w:rPr>
              <w:t>Price30_60: “10”</w:t>
            </w:r>
            <w:r>
              <w:rPr>
                <w:rFonts w:ascii="Times New Roman" w:hAnsi="Times New Roman" w:cs="Times New Roman"/>
                <w:sz w:val="24"/>
                <w:szCs w:val="24"/>
              </w:rPr>
              <w:t>,</w:t>
            </w:r>
          </w:p>
          <w:p w14:paraId="0182F202" w14:textId="479AFAD0" w:rsidR="00C15BBA" w:rsidRDefault="00C15BBA" w:rsidP="00C15BBA">
            <w:pPr>
              <w:rPr>
                <w:rFonts w:ascii="Times New Roman" w:hAnsi="Times New Roman" w:cs="Times New Roman"/>
                <w:sz w:val="24"/>
                <w:szCs w:val="24"/>
              </w:rPr>
            </w:pPr>
            <w:r w:rsidRPr="00C15BBA">
              <w:rPr>
                <w:rFonts w:ascii="Times New Roman" w:hAnsi="Times New Roman" w:cs="Times New Roman"/>
                <w:sz w:val="24"/>
                <w:szCs w:val="24"/>
              </w:rPr>
              <w:t>Price60_90: “20”</w:t>
            </w:r>
            <w:r>
              <w:rPr>
                <w:rFonts w:ascii="Times New Roman" w:hAnsi="Times New Roman" w:cs="Times New Roman"/>
                <w:sz w:val="24"/>
                <w:szCs w:val="24"/>
              </w:rPr>
              <w:t>,</w:t>
            </w:r>
          </w:p>
          <w:p w14:paraId="709B6B19" w14:textId="47016D9C" w:rsidR="00C15BBA" w:rsidRPr="00C15BBA" w:rsidRDefault="00C15BBA" w:rsidP="00FA2962">
            <w:pPr>
              <w:rPr>
                <w:rFonts w:ascii="Times New Roman" w:hAnsi="Times New Roman" w:cs="Times New Roman"/>
                <w:sz w:val="24"/>
                <w:szCs w:val="24"/>
              </w:rPr>
            </w:pPr>
            <w:r w:rsidRPr="00C15BBA">
              <w:rPr>
                <w:rFonts w:ascii="Times New Roman" w:hAnsi="Times New Roman" w:cs="Times New Roman"/>
                <w:sz w:val="24"/>
                <w:szCs w:val="24"/>
              </w:rPr>
              <w:t>Price90: “40”</w:t>
            </w:r>
            <w:r>
              <w:rPr>
                <w:rFonts w:ascii="Times New Roman" w:hAnsi="Times New Roman" w:cs="Times New Roman"/>
                <w:sz w:val="24"/>
                <w:szCs w:val="24"/>
              </w:rPr>
              <w:t>,</w:t>
            </w:r>
          </w:p>
        </w:tc>
        <w:tc>
          <w:tcPr>
            <w:tcW w:w="1329" w:type="dxa"/>
            <w:vAlign w:val="center"/>
          </w:tcPr>
          <w:p w14:paraId="156885A3"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 xml:space="preserve">Inserted Successfully </w:t>
            </w:r>
          </w:p>
        </w:tc>
        <w:tc>
          <w:tcPr>
            <w:tcW w:w="1430" w:type="dxa"/>
            <w:vAlign w:val="center"/>
          </w:tcPr>
          <w:p w14:paraId="65DB72E3"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Inserted Successfully</w:t>
            </w:r>
          </w:p>
        </w:tc>
        <w:tc>
          <w:tcPr>
            <w:tcW w:w="1499" w:type="dxa"/>
            <w:vAlign w:val="center"/>
          </w:tcPr>
          <w:p w14:paraId="2ED362E8"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Pass</w:t>
            </w:r>
          </w:p>
        </w:tc>
      </w:tr>
      <w:tr w:rsidR="00C2099E" w:rsidRPr="00FF4993" w14:paraId="0A7E8F15" w14:textId="77777777" w:rsidTr="00FA2962">
        <w:tc>
          <w:tcPr>
            <w:tcW w:w="655" w:type="dxa"/>
            <w:vAlign w:val="center"/>
          </w:tcPr>
          <w:p w14:paraId="79F0BF4C" w14:textId="77777777" w:rsidR="00C2099E" w:rsidRPr="00FF4993" w:rsidRDefault="00C2099E" w:rsidP="00FA2962">
            <w:pPr>
              <w:jc w:val="center"/>
              <w:rPr>
                <w:rFonts w:ascii="Times New Roman" w:hAnsi="Times New Roman" w:cs="Times New Roman"/>
              </w:rPr>
            </w:pPr>
            <w:r w:rsidRPr="00FF4993">
              <w:rPr>
                <w:rFonts w:ascii="Times New Roman" w:hAnsi="Times New Roman" w:cs="Times New Roman"/>
              </w:rPr>
              <w:t>2</w:t>
            </w:r>
          </w:p>
        </w:tc>
        <w:tc>
          <w:tcPr>
            <w:tcW w:w="1574" w:type="dxa"/>
            <w:vAlign w:val="center"/>
          </w:tcPr>
          <w:p w14:paraId="23E7CD1C" w14:textId="51AAB243" w:rsidR="00C2099E" w:rsidRPr="00FF4993" w:rsidRDefault="00C2099E" w:rsidP="00FA2962">
            <w:pPr>
              <w:rPr>
                <w:rFonts w:ascii="Times New Roman" w:hAnsi="Times New Roman" w:cs="Times New Roman"/>
              </w:rPr>
            </w:pPr>
            <w:r w:rsidRPr="00FF4993">
              <w:rPr>
                <w:rFonts w:ascii="Times New Roman" w:hAnsi="Times New Roman" w:cs="Times New Roman"/>
              </w:rPr>
              <w:t xml:space="preserve">View </w:t>
            </w:r>
            <w:r w:rsidR="00F15DEC">
              <w:rPr>
                <w:rFonts w:ascii="Times New Roman" w:hAnsi="Times New Roman" w:cs="Times New Roman"/>
              </w:rPr>
              <w:t>User</w:t>
            </w:r>
            <w:r w:rsidR="00A70A84">
              <w:rPr>
                <w:rFonts w:ascii="Times New Roman" w:hAnsi="Times New Roman" w:cs="Times New Roman"/>
              </w:rPr>
              <w:t>’</w:t>
            </w:r>
            <w:r w:rsidR="00F15DEC">
              <w:rPr>
                <w:rFonts w:ascii="Times New Roman" w:hAnsi="Times New Roman" w:cs="Times New Roman"/>
              </w:rPr>
              <w:t>s Unit</w:t>
            </w:r>
          </w:p>
        </w:tc>
        <w:tc>
          <w:tcPr>
            <w:tcW w:w="4133" w:type="dxa"/>
            <w:vAlign w:val="center"/>
          </w:tcPr>
          <w:p w14:paraId="0EB46073" w14:textId="77777777" w:rsidR="00C2099E" w:rsidRPr="00FF4993" w:rsidRDefault="00C2099E" w:rsidP="00FA2962">
            <w:pPr>
              <w:rPr>
                <w:rFonts w:ascii="Times New Roman" w:hAnsi="Times New Roman" w:cs="Times New Roman"/>
              </w:rPr>
            </w:pPr>
          </w:p>
        </w:tc>
        <w:tc>
          <w:tcPr>
            <w:tcW w:w="1329" w:type="dxa"/>
            <w:vAlign w:val="center"/>
          </w:tcPr>
          <w:p w14:paraId="38E4D4E0"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30" w:type="dxa"/>
            <w:vAlign w:val="center"/>
          </w:tcPr>
          <w:p w14:paraId="3DC75896"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99" w:type="dxa"/>
            <w:vAlign w:val="center"/>
          </w:tcPr>
          <w:p w14:paraId="239E49B6"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Pass</w:t>
            </w:r>
          </w:p>
        </w:tc>
      </w:tr>
      <w:tr w:rsidR="00C2099E" w:rsidRPr="00FF4993" w14:paraId="1D161D8B" w14:textId="77777777" w:rsidTr="00FA2962">
        <w:trPr>
          <w:trHeight w:val="1565"/>
        </w:trPr>
        <w:tc>
          <w:tcPr>
            <w:tcW w:w="655" w:type="dxa"/>
            <w:vAlign w:val="center"/>
          </w:tcPr>
          <w:p w14:paraId="3443C271" w14:textId="77777777" w:rsidR="00C2099E" w:rsidRPr="00FF4993" w:rsidRDefault="00C2099E" w:rsidP="00FA2962">
            <w:pPr>
              <w:jc w:val="center"/>
              <w:rPr>
                <w:rFonts w:ascii="Times New Roman" w:hAnsi="Times New Roman" w:cs="Times New Roman"/>
              </w:rPr>
            </w:pPr>
            <w:r w:rsidRPr="00FF4993">
              <w:rPr>
                <w:rFonts w:ascii="Times New Roman" w:hAnsi="Times New Roman" w:cs="Times New Roman"/>
              </w:rPr>
              <w:t>3</w:t>
            </w:r>
          </w:p>
        </w:tc>
        <w:tc>
          <w:tcPr>
            <w:tcW w:w="1574" w:type="dxa"/>
            <w:vAlign w:val="center"/>
          </w:tcPr>
          <w:p w14:paraId="26872A2A" w14:textId="2F347981" w:rsidR="00C2099E" w:rsidRPr="00FF4993" w:rsidRDefault="00C2099E" w:rsidP="00FA2962">
            <w:pPr>
              <w:rPr>
                <w:rFonts w:ascii="Times New Roman" w:hAnsi="Times New Roman" w:cs="Times New Roman"/>
              </w:rPr>
            </w:pPr>
            <w:r w:rsidRPr="00FF4993">
              <w:rPr>
                <w:rFonts w:ascii="Times New Roman" w:hAnsi="Times New Roman" w:cs="Times New Roman"/>
              </w:rPr>
              <w:t xml:space="preserve">Update User </w:t>
            </w:r>
            <w:r w:rsidR="00FC6A3A">
              <w:rPr>
                <w:rFonts w:ascii="Times New Roman" w:hAnsi="Times New Roman" w:cs="Times New Roman"/>
              </w:rPr>
              <w:t>Bill</w:t>
            </w:r>
          </w:p>
        </w:tc>
        <w:tc>
          <w:tcPr>
            <w:tcW w:w="4133" w:type="dxa"/>
            <w:vAlign w:val="center"/>
          </w:tcPr>
          <w:p w14:paraId="2A69612E" w14:textId="02255440" w:rsidR="00C2099E" w:rsidRDefault="00C2099E" w:rsidP="00FA2962">
            <w:pPr>
              <w:rPr>
                <w:rFonts w:ascii="Times New Roman" w:hAnsi="Times New Roman" w:cs="Times New Roman"/>
              </w:rPr>
            </w:pPr>
            <w:r w:rsidRPr="00FF4993">
              <w:rPr>
                <w:rFonts w:ascii="Times New Roman" w:hAnsi="Times New Roman" w:cs="Times New Roman"/>
              </w:rPr>
              <w:t>UserID: “P1_05”,</w:t>
            </w:r>
          </w:p>
          <w:p w14:paraId="6D1DBE2A" w14:textId="6E2D9AB0" w:rsidR="00A03727" w:rsidRPr="00FF4993" w:rsidRDefault="00A03727" w:rsidP="00FA2962">
            <w:pPr>
              <w:rPr>
                <w:rFonts w:ascii="Times New Roman" w:hAnsi="Times New Roman" w:cs="Times New Roman"/>
              </w:rPr>
            </w:pPr>
            <w:r>
              <w:rPr>
                <w:rFonts w:ascii="Times New Roman" w:hAnsi="Times New Roman" w:cs="Times New Roman"/>
              </w:rPr>
              <w:t>Price: “5462.0”</w:t>
            </w:r>
            <w:r w:rsidR="00800E01">
              <w:rPr>
                <w:rFonts w:ascii="Times New Roman" w:hAnsi="Times New Roman" w:cs="Times New Roman"/>
              </w:rPr>
              <w:t>,</w:t>
            </w:r>
          </w:p>
          <w:p w14:paraId="27C1E5F9" w14:textId="77777777" w:rsidR="00C2099E" w:rsidRPr="00FF4993" w:rsidRDefault="00C2099E" w:rsidP="00FA2962">
            <w:pPr>
              <w:rPr>
                <w:rFonts w:ascii="Times New Roman" w:hAnsi="Times New Roman" w:cs="Times New Roman"/>
              </w:rPr>
            </w:pPr>
            <w:r>
              <w:rPr>
                <w:rFonts w:ascii="Times New Roman" w:hAnsi="Times New Roman" w:cs="Times New Roman"/>
              </w:rPr>
              <w:t>Remark</w:t>
            </w:r>
            <w:r w:rsidRPr="00FF4993">
              <w:rPr>
                <w:rFonts w:ascii="Times New Roman" w:hAnsi="Times New Roman" w:cs="Times New Roman"/>
              </w:rPr>
              <w:t>: “</w:t>
            </w:r>
            <w:r>
              <w:rPr>
                <w:rFonts w:ascii="Times New Roman" w:hAnsi="Times New Roman" w:cs="Times New Roman"/>
              </w:rPr>
              <w:t>Not Pay Bill</w:t>
            </w:r>
            <w:r w:rsidRPr="00FF4993">
              <w:rPr>
                <w:rFonts w:ascii="Times New Roman" w:hAnsi="Times New Roman" w:cs="Times New Roman"/>
              </w:rPr>
              <w:t>”</w:t>
            </w:r>
          </w:p>
        </w:tc>
        <w:tc>
          <w:tcPr>
            <w:tcW w:w="1329" w:type="dxa"/>
            <w:vAlign w:val="center"/>
          </w:tcPr>
          <w:p w14:paraId="54A04724"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Update Successfully</w:t>
            </w:r>
          </w:p>
        </w:tc>
        <w:tc>
          <w:tcPr>
            <w:tcW w:w="1430" w:type="dxa"/>
            <w:vAlign w:val="center"/>
          </w:tcPr>
          <w:p w14:paraId="23D60712"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Update Successfully</w:t>
            </w:r>
          </w:p>
        </w:tc>
        <w:tc>
          <w:tcPr>
            <w:tcW w:w="1499" w:type="dxa"/>
            <w:vAlign w:val="center"/>
          </w:tcPr>
          <w:p w14:paraId="64DA12F5"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Pass</w:t>
            </w:r>
          </w:p>
        </w:tc>
      </w:tr>
      <w:tr w:rsidR="00C2099E" w:rsidRPr="00FF4993" w14:paraId="27DE31BA" w14:textId="77777777" w:rsidTr="00FA2962">
        <w:tc>
          <w:tcPr>
            <w:tcW w:w="655" w:type="dxa"/>
            <w:vAlign w:val="center"/>
          </w:tcPr>
          <w:p w14:paraId="74781D7B" w14:textId="77777777" w:rsidR="00C2099E" w:rsidRPr="00FF4993" w:rsidRDefault="00C2099E" w:rsidP="00FA2962">
            <w:pPr>
              <w:jc w:val="center"/>
              <w:rPr>
                <w:rFonts w:ascii="Times New Roman" w:hAnsi="Times New Roman" w:cs="Times New Roman"/>
              </w:rPr>
            </w:pPr>
            <w:r w:rsidRPr="00FF4993">
              <w:rPr>
                <w:rFonts w:ascii="Times New Roman" w:hAnsi="Times New Roman" w:cs="Times New Roman"/>
              </w:rPr>
              <w:t>4</w:t>
            </w:r>
          </w:p>
        </w:tc>
        <w:tc>
          <w:tcPr>
            <w:tcW w:w="1574" w:type="dxa"/>
            <w:vAlign w:val="center"/>
          </w:tcPr>
          <w:p w14:paraId="3F0FFC88" w14:textId="4EAC8846" w:rsidR="00C2099E" w:rsidRPr="00FF4993" w:rsidRDefault="00C2099E" w:rsidP="00FA2962">
            <w:pPr>
              <w:rPr>
                <w:rFonts w:ascii="Times New Roman" w:hAnsi="Times New Roman" w:cs="Times New Roman"/>
              </w:rPr>
            </w:pPr>
            <w:r w:rsidRPr="00FF4993">
              <w:rPr>
                <w:rFonts w:ascii="Times New Roman" w:hAnsi="Times New Roman" w:cs="Times New Roman"/>
              </w:rPr>
              <w:t xml:space="preserve">Delete User </w:t>
            </w:r>
            <w:r w:rsidR="00800E01">
              <w:rPr>
                <w:rFonts w:ascii="Times New Roman" w:hAnsi="Times New Roman" w:cs="Times New Roman"/>
              </w:rPr>
              <w:t>Not Pay Users</w:t>
            </w:r>
          </w:p>
        </w:tc>
        <w:tc>
          <w:tcPr>
            <w:tcW w:w="4133" w:type="dxa"/>
            <w:vAlign w:val="center"/>
          </w:tcPr>
          <w:p w14:paraId="6357C931"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UserID: “P1_05”</w:t>
            </w:r>
          </w:p>
        </w:tc>
        <w:tc>
          <w:tcPr>
            <w:tcW w:w="1329" w:type="dxa"/>
            <w:vAlign w:val="center"/>
          </w:tcPr>
          <w:p w14:paraId="39CE4A32"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Delete Successfully</w:t>
            </w:r>
          </w:p>
        </w:tc>
        <w:tc>
          <w:tcPr>
            <w:tcW w:w="1430" w:type="dxa"/>
            <w:vAlign w:val="center"/>
          </w:tcPr>
          <w:p w14:paraId="3A01417F"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Delete Successfully</w:t>
            </w:r>
          </w:p>
        </w:tc>
        <w:tc>
          <w:tcPr>
            <w:tcW w:w="1499" w:type="dxa"/>
            <w:vAlign w:val="center"/>
          </w:tcPr>
          <w:p w14:paraId="5D3A7D1A"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Pass</w:t>
            </w:r>
          </w:p>
        </w:tc>
      </w:tr>
      <w:tr w:rsidR="00C2099E" w:rsidRPr="00FF4993" w14:paraId="63158898" w14:textId="77777777" w:rsidTr="00FA2962">
        <w:tc>
          <w:tcPr>
            <w:tcW w:w="655" w:type="dxa"/>
            <w:vAlign w:val="center"/>
          </w:tcPr>
          <w:p w14:paraId="122679E6" w14:textId="77777777" w:rsidR="00C2099E" w:rsidRPr="00FF4993" w:rsidRDefault="00C2099E" w:rsidP="00FA2962">
            <w:pPr>
              <w:jc w:val="center"/>
              <w:rPr>
                <w:rFonts w:ascii="Times New Roman" w:hAnsi="Times New Roman" w:cs="Times New Roman"/>
              </w:rPr>
            </w:pPr>
            <w:r w:rsidRPr="00FF4993">
              <w:rPr>
                <w:rFonts w:ascii="Times New Roman" w:hAnsi="Times New Roman" w:cs="Times New Roman"/>
              </w:rPr>
              <w:t>5</w:t>
            </w:r>
          </w:p>
        </w:tc>
        <w:tc>
          <w:tcPr>
            <w:tcW w:w="1574" w:type="dxa"/>
            <w:vAlign w:val="center"/>
          </w:tcPr>
          <w:p w14:paraId="691F3169" w14:textId="72A9AA90" w:rsidR="00C2099E" w:rsidRPr="00FF4993" w:rsidRDefault="00C2099E" w:rsidP="00FA2962">
            <w:pPr>
              <w:rPr>
                <w:rFonts w:ascii="Times New Roman" w:hAnsi="Times New Roman" w:cs="Times New Roman"/>
              </w:rPr>
            </w:pPr>
            <w:r>
              <w:rPr>
                <w:rFonts w:ascii="Times New Roman" w:hAnsi="Times New Roman" w:cs="Times New Roman"/>
              </w:rPr>
              <w:t xml:space="preserve">View </w:t>
            </w:r>
            <w:r w:rsidR="006B5095">
              <w:rPr>
                <w:rFonts w:ascii="Times New Roman" w:hAnsi="Times New Roman" w:cs="Times New Roman"/>
              </w:rPr>
              <w:t>Not Pay Users</w:t>
            </w:r>
          </w:p>
        </w:tc>
        <w:tc>
          <w:tcPr>
            <w:tcW w:w="4133" w:type="dxa"/>
            <w:vAlign w:val="center"/>
          </w:tcPr>
          <w:p w14:paraId="6CB78692" w14:textId="6F83FD4C" w:rsidR="00C2099E" w:rsidRPr="00FF4993" w:rsidRDefault="006B5095" w:rsidP="00FA2962">
            <w:pPr>
              <w:rPr>
                <w:rFonts w:ascii="Times New Roman" w:hAnsi="Times New Roman" w:cs="Times New Roman"/>
              </w:rPr>
            </w:pPr>
            <w:r>
              <w:rPr>
                <w:rFonts w:ascii="Times New Roman" w:hAnsi="Times New Roman" w:cs="Times New Roman"/>
              </w:rPr>
              <w:t>Remark: “2 Month”</w:t>
            </w:r>
          </w:p>
        </w:tc>
        <w:tc>
          <w:tcPr>
            <w:tcW w:w="1329" w:type="dxa"/>
            <w:vAlign w:val="center"/>
          </w:tcPr>
          <w:p w14:paraId="57B291CA"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30" w:type="dxa"/>
            <w:vAlign w:val="center"/>
          </w:tcPr>
          <w:p w14:paraId="788FCADF"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Display a HTML table with all the attributes in funds table</w:t>
            </w:r>
          </w:p>
        </w:tc>
        <w:tc>
          <w:tcPr>
            <w:tcW w:w="1499" w:type="dxa"/>
            <w:vAlign w:val="center"/>
          </w:tcPr>
          <w:p w14:paraId="3F66BAB5" w14:textId="77777777" w:rsidR="00C2099E" w:rsidRPr="00FF4993" w:rsidRDefault="00C2099E" w:rsidP="00FA2962">
            <w:pPr>
              <w:rPr>
                <w:rFonts w:ascii="Times New Roman" w:hAnsi="Times New Roman" w:cs="Times New Roman"/>
              </w:rPr>
            </w:pPr>
            <w:r w:rsidRPr="00FF4993">
              <w:rPr>
                <w:rFonts w:ascii="Times New Roman" w:hAnsi="Times New Roman" w:cs="Times New Roman"/>
              </w:rPr>
              <w:t>Pass</w:t>
            </w:r>
          </w:p>
        </w:tc>
      </w:tr>
    </w:tbl>
    <w:p w14:paraId="5BF16DF3" w14:textId="77777777" w:rsidR="00C2099E" w:rsidRPr="00C2099E" w:rsidRDefault="00C2099E" w:rsidP="00C2099E"/>
    <w:p w14:paraId="5040212F" w14:textId="3945B46F" w:rsidR="004F5D34" w:rsidRPr="004F5D34" w:rsidRDefault="0048556F" w:rsidP="00412A83">
      <w:pPr>
        <w:pStyle w:val="Heading2"/>
        <w:numPr>
          <w:ilvl w:val="2"/>
          <w:numId w:val="16"/>
        </w:numPr>
        <w:ind w:left="1530"/>
        <w:rPr>
          <w:rFonts w:ascii="Times New Roman" w:hAnsi="Times New Roman" w:cs="Times New Roman"/>
          <w:b/>
          <w:bCs/>
          <w:color w:val="auto"/>
          <w:sz w:val="28"/>
          <w:szCs w:val="28"/>
        </w:rPr>
      </w:pPr>
      <w:bookmarkStart w:id="52" w:name="_Toc101893237"/>
      <w:r>
        <w:rPr>
          <w:noProof/>
        </w:rPr>
        <w:lastRenderedPageBreak/>
        <w:drawing>
          <wp:anchor distT="0" distB="0" distL="114300" distR="114300" simplePos="0" relativeHeight="251316736" behindDoc="0" locked="0" layoutInCell="1" allowOverlap="1" wp14:anchorId="12EEE939" wp14:editId="39A9F0FA">
            <wp:simplePos x="0" y="0"/>
            <wp:positionH relativeFrom="column">
              <wp:posOffset>3277870</wp:posOffset>
            </wp:positionH>
            <wp:positionV relativeFrom="paragraph">
              <wp:posOffset>856615</wp:posOffset>
            </wp:positionV>
            <wp:extent cx="2880360" cy="1781810"/>
            <wp:effectExtent l="19050" t="19050" r="15240" b="27940"/>
            <wp:wrapTopAndBottom/>
            <wp:docPr id="216" name="Picture 2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elet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80360" cy="17818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5D34">
        <w:rPr>
          <w:noProof/>
        </w:rPr>
        <w:drawing>
          <wp:anchor distT="0" distB="0" distL="114300" distR="114300" simplePos="0" relativeHeight="251462144" behindDoc="0" locked="0" layoutInCell="1" allowOverlap="1" wp14:anchorId="17BBD3A4" wp14:editId="339F6AA7">
            <wp:simplePos x="0" y="0"/>
            <wp:positionH relativeFrom="column">
              <wp:posOffset>3335020</wp:posOffset>
            </wp:positionH>
            <wp:positionV relativeFrom="paragraph">
              <wp:posOffset>3124835</wp:posOffset>
            </wp:positionV>
            <wp:extent cx="2698750" cy="1687830"/>
            <wp:effectExtent l="19050" t="19050" r="25400" b="26670"/>
            <wp:wrapTopAndBottom/>
            <wp:docPr id="219" name="Picture 2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View Uni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98750" cy="1687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5D34">
        <w:rPr>
          <w:noProof/>
        </w:rPr>
        <w:drawing>
          <wp:anchor distT="0" distB="0" distL="114300" distR="114300" simplePos="0" relativeHeight="251389440" behindDoc="0" locked="0" layoutInCell="1" allowOverlap="1" wp14:anchorId="3D3DD739" wp14:editId="51658B5B">
            <wp:simplePos x="0" y="0"/>
            <wp:positionH relativeFrom="column">
              <wp:posOffset>69850</wp:posOffset>
            </wp:positionH>
            <wp:positionV relativeFrom="paragraph">
              <wp:posOffset>3155950</wp:posOffset>
            </wp:positionV>
            <wp:extent cx="2880360" cy="1656715"/>
            <wp:effectExtent l="19050" t="19050" r="15240" b="19685"/>
            <wp:wrapTopAndBottom/>
            <wp:docPr id="218" name="Picture 2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pdate Bill.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80360" cy="1656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5D34">
        <w:rPr>
          <w:noProof/>
        </w:rPr>
        <w:drawing>
          <wp:anchor distT="0" distB="0" distL="114300" distR="114300" simplePos="0" relativeHeight="251241984" behindDoc="0" locked="0" layoutInCell="1" allowOverlap="1" wp14:anchorId="65C61560" wp14:editId="424B7F3D">
            <wp:simplePos x="0" y="0"/>
            <wp:positionH relativeFrom="column">
              <wp:posOffset>63500</wp:posOffset>
            </wp:positionH>
            <wp:positionV relativeFrom="paragraph">
              <wp:posOffset>833120</wp:posOffset>
            </wp:positionV>
            <wp:extent cx="2880360" cy="1805305"/>
            <wp:effectExtent l="19050" t="19050" r="15240" b="23495"/>
            <wp:wrapTopAndBottom/>
            <wp:docPr id="215" name="Picture 2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 Bill.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80360" cy="1805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7E95" w:rsidRPr="00987E95">
        <w:rPr>
          <w:rFonts w:ascii="Times New Roman" w:hAnsi="Times New Roman" w:cs="Times New Roman"/>
          <w:b/>
          <w:bCs/>
          <w:color w:val="auto"/>
          <w:sz w:val="28"/>
          <w:szCs w:val="28"/>
        </w:rPr>
        <w:t>Assumptions and any other details</w:t>
      </w:r>
      <w:r w:rsidR="004F5D34" w:rsidRPr="004F5D34">
        <w:rPr>
          <w:rFonts w:ascii="Times New Roman" w:hAnsi="Times New Roman" w:cs="Times New Roman"/>
          <w:b/>
          <w:bCs/>
          <w:color w:val="auto"/>
          <w:sz w:val="28"/>
          <w:szCs w:val="28"/>
        </w:rPr>
        <mc:AlternateContent>
          <mc:Choice Requires="wps">
            <w:drawing>
              <wp:anchor distT="45720" distB="45720" distL="114300" distR="114300" simplePos="0" relativeHeight="252313088" behindDoc="0" locked="0" layoutInCell="1" allowOverlap="1" wp14:anchorId="1BA918EE" wp14:editId="2251F516">
                <wp:simplePos x="0" y="0"/>
                <wp:positionH relativeFrom="column">
                  <wp:posOffset>0</wp:posOffset>
                </wp:positionH>
                <wp:positionV relativeFrom="paragraph">
                  <wp:posOffset>266700</wp:posOffset>
                </wp:positionV>
                <wp:extent cx="2729230" cy="286385"/>
                <wp:effectExtent l="0" t="0" r="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12E8C92A" w14:textId="77777777"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P</w:t>
                            </w:r>
                            <w:r w:rsidRPr="0067621C">
                              <w:rPr>
                                <w:rFonts w:ascii="Times New Roman" w:hAnsi="Times New Roman" w:cs="Times New Roman"/>
                                <w:b/>
                                <w:bCs/>
                                <w:sz w:val="24"/>
                                <w:szCs w:val="24"/>
                              </w:rPr>
                              <w:t>ostman screenshots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918EE" id="_x0000_s1090" type="#_x0000_t202" style="position:absolute;left:0;text-align:left;margin-left:0;margin-top:21pt;width:214.9pt;height:22.55pt;z-index:25231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iroJQIAACU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" stroked="f">
                <v:textbox>
                  <w:txbxContent>
                    <w:p w14:paraId="12E8C92A" w14:textId="77777777"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P</w:t>
                      </w:r>
                      <w:r w:rsidRPr="0067621C">
                        <w:rPr>
                          <w:rFonts w:ascii="Times New Roman" w:hAnsi="Times New Roman" w:cs="Times New Roman"/>
                          <w:b/>
                          <w:bCs/>
                          <w:sz w:val="24"/>
                          <w:szCs w:val="24"/>
                        </w:rPr>
                        <w:t>ostman screenshots</w:t>
                      </w:r>
                    </w:p>
                  </w:txbxContent>
                </v:textbox>
                <w10:wrap type="topAndBottom"/>
              </v:shape>
            </w:pict>
          </mc:Fallback>
        </mc:AlternateContent>
      </w:r>
      <w:r w:rsidR="004F5D34" w:rsidRPr="004F5D34">
        <w:rPr>
          <w:rFonts w:ascii="Times New Roman" w:hAnsi="Times New Roman" w:cs="Times New Roman"/>
          <w:b/>
          <w:bCs/>
          <w:color w:val="auto"/>
          <w:sz w:val="28"/>
          <w:szCs w:val="28"/>
        </w:rPr>
        <mc:AlternateContent>
          <mc:Choice Requires="wps">
            <w:drawing>
              <wp:anchor distT="45720" distB="45720" distL="114300" distR="114300" simplePos="0" relativeHeight="252317184" behindDoc="0" locked="0" layoutInCell="1" allowOverlap="1" wp14:anchorId="23090776" wp14:editId="3D341A2B">
                <wp:simplePos x="0" y="0"/>
                <wp:positionH relativeFrom="column">
                  <wp:posOffset>0</wp:posOffset>
                </wp:positionH>
                <wp:positionV relativeFrom="paragraph">
                  <wp:posOffset>546100</wp:posOffset>
                </wp:positionV>
                <wp:extent cx="2729230" cy="286385"/>
                <wp:effectExtent l="0" t="0" r="0" b="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6E21FE26" w14:textId="174AC1B3"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Create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90776" id="_x0000_s1091" type="#_x0000_t202" style="position:absolute;left:0;text-align:left;margin-left:0;margin-top:43pt;width:214.9pt;height:22.55pt;z-index:25231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eUJQIAACUEAAAOAAAAZHJzL2Uyb0RvYy54bWysU21v2yAQ/j5p/wHxfXHiO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" stroked="f">
                <v:textbox>
                  <w:txbxContent>
                    <w:p w14:paraId="6E21FE26" w14:textId="174AC1B3"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Create Bill</w:t>
                      </w:r>
                    </w:p>
                  </w:txbxContent>
                </v:textbox>
                <w10:wrap type="topAndBottom"/>
              </v:shape>
            </w:pict>
          </mc:Fallback>
        </mc:AlternateContent>
      </w:r>
      <w:r w:rsidR="004F5D34" w:rsidRPr="004F5D34">
        <w:rPr>
          <w:rFonts w:ascii="Times New Roman" w:hAnsi="Times New Roman" w:cs="Times New Roman"/>
          <w:b/>
          <w:bCs/>
          <w:color w:val="auto"/>
          <w:sz w:val="28"/>
          <w:szCs w:val="28"/>
        </w:rPr>
        <mc:AlternateContent>
          <mc:Choice Requires="wps">
            <w:drawing>
              <wp:anchor distT="45720" distB="45720" distL="114300" distR="114300" simplePos="0" relativeHeight="252321280" behindDoc="0" locked="0" layoutInCell="1" allowOverlap="1" wp14:anchorId="5F527F39" wp14:editId="12DCC0E9">
                <wp:simplePos x="0" y="0"/>
                <wp:positionH relativeFrom="column">
                  <wp:posOffset>3365500</wp:posOffset>
                </wp:positionH>
                <wp:positionV relativeFrom="paragraph">
                  <wp:posOffset>571500</wp:posOffset>
                </wp:positionV>
                <wp:extent cx="2729230" cy="286385"/>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4843F006" w14:textId="246ADF32"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Delete Not Pay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27F39" id="_x0000_s1092" type="#_x0000_t202" style="position:absolute;left:0;text-align:left;margin-left:265pt;margin-top:45pt;width:214.9pt;height:22.55pt;z-index:25232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" stroked="f">
                <v:textbox>
                  <w:txbxContent>
                    <w:p w14:paraId="4843F006" w14:textId="246ADF32"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Delete Not Pay User</w:t>
                      </w:r>
                    </w:p>
                  </w:txbxContent>
                </v:textbox>
                <w10:wrap type="topAndBottom"/>
              </v:shape>
            </w:pict>
          </mc:Fallback>
        </mc:AlternateContent>
      </w:r>
      <w:r w:rsidR="004F5D34" w:rsidRPr="004F5D34">
        <w:rPr>
          <w:rFonts w:ascii="Times New Roman" w:hAnsi="Times New Roman" w:cs="Times New Roman"/>
          <w:b/>
          <w:bCs/>
          <w:color w:val="auto"/>
          <w:sz w:val="28"/>
          <w:szCs w:val="28"/>
        </w:rPr>
        <mc:AlternateContent>
          <mc:Choice Requires="wps">
            <w:drawing>
              <wp:anchor distT="45720" distB="45720" distL="114300" distR="114300" simplePos="0" relativeHeight="252325376" behindDoc="0" locked="0" layoutInCell="1" allowOverlap="1" wp14:anchorId="2084094F" wp14:editId="39E16397">
                <wp:simplePos x="0" y="0"/>
                <wp:positionH relativeFrom="column">
                  <wp:posOffset>0</wp:posOffset>
                </wp:positionH>
                <wp:positionV relativeFrom="paragraph">
                  <wp:posOffset>2755900</wp:posOffset>
                </wp:positionV>
                <wp:extent cx="2729230" cy="286385"/>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7207BF79" w14:textId="10EF18BE"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Update Bill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4094F" id="_x0000_s1093" type="#_x0000_t202" style="position:absolute;left:0;text-align:left;margin-left:0;margin-top:217pt;width:214.9pt;height:22.55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h4JgIAACU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" stroked="f">
                <v:textbox>
                  <w:txbxContent>
                    <w:p w14:paraId="7207BF79" w14:textId="10EF18BE"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Update Bill</w:t>
                      </w:r>
                    </w:p>
                  </w:txbxContent>
                </v:textbox>
                <w10:wrap type="topAndBottom"/>
              </v:shape>
            </w:pict>
          </mc:Fallback>
        </mc:AlternateContent>
      </w:r>
      <w:r w:rsidR="004F5D34" w:rsidRPr="004F5D34">
        <w:rPr>
          <w:rFonts w:ascii="Times New Roman" w:hAnsi="Times New Roman" w:cs="Times New Roman"/>
          <w:b/>
          <w:bCs/>
          <w:color w:val="auto"/>
          <w:sz w:val="28"/>
          <w:szCs w:val="28"/>
        </w:rPr>
        <mc:AlternateContent>
          <mc:Choice Requires="wps">
            <w:drawing>
              <wp:anchor distT="45720" distB="45720" distL="114300" distR="114300" simplePos="0" relativeHeight="252329472" behindDoc="0" locked="0" layoutInCell="1" allowOverlap="1" wp14:anchorId="51C6B7A3" wp14:editId="16B6737F">
                <wp:simplePos x="0" y="0"/>
                <wp:positionH relativeFrom="column">
                  <wp:posOffset>3276600</wp:posOffset>
                </wp:positionH>
                <wp:positionV relativeFrom="paragraph">
                  <wp:posOffset>2730500</wp:posOffset>
                </wp:positionV>
                <wp:extent cx="2729230" cy="286385"/>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230" cy="286385"/>
                        </a:xfrm>
                        <a:prstGeom prst="rect">
                          <a:avLst/>
                        </a:prstGeom>
                        <a:solidFill>
                          <a:srgbClr val="FFFFFF"/>
                        </a:solidFill>
                        <a:ln w="9525">
                          <a:noFill/>
                          <a:miter lim="800000"/>
                          <a:headEnd/>
                          <a:tailEnd/>
                        </a:ln>
                      </wps:spPr>
                      <wps:txbx>
                        <w:txbxContent>
                          <w:p w14:paraId="540518F8" w14:textId="3D8C80B0"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View Meter Reding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B7A3" id="_x0000_s1094" type="#_x0000_t202" style="position:absolute;left:0;text-align:left;margin-left:258pt;margin-top:215pt;width:214.9pt;height:22.55pt;z-index:25232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" stroked="f">
                <v:textbox>
                  <w:txbxContent>
                    <w:p w14:paraId="540518F8" w14:textId="3D8C80B0" w:rsidR="00FA2962" w:rsidRPr="0067621C" w:rsidRDefault="00FA2962" w:rsidP="004F5D34">
                      <w:pPr>
                        <w:rPr>
                          <w:rFonts w:ascii="Times New Roman" w:hAnsi="Times New Roman" w:cs="Times New Roman"/>
                          <w:b/>
                          <w:bCs/>
                          <w:sz w:val="24"/>
                          <w:szCs w:val="24"/>
                        </w:rPr>
                      </w:pPr>
                      <w:r>
                        <w:rPr>
                          <w:rFonts w:ascii="Times New Roman" w:hAnsi="Times New Roman" w:cs="Times New Roman"/>
                          <w:b/>
                          <w:bCs/>
                          <w:sz w:val="24"/>
                          <w:szCs w:val="24"/>
                        </w:rPr>
                        <w:t>View Meter Reding Unit</w:t>
                      </w:r>
                    </w:p>
                  </w:txbxContent>
                </v:textbox>
                <w10:wrap type="topAndBottom"/>
              </v:shape>
            </w:pict>
          </mc:Fallback>
        </mc:AlternateContent>
      </w:r>
      <w:bookmarkEnd w:id="52"/>
    </w:p>
    <w:p w14:paraId="7C5E1405" w14:textId="5F96FE57" w:rsidR="00715B1E" w:rsidRDefault="009C5FDE" w:rsidP="00412A83">
      <w:pPr>
        <w:pStyle w:val="Heading2"/>
        <w:numPr>
          <w:ilvl w:val="0"/>
          <w:numId w:val="16"/>
        </w:numPr>
        <w:rPr>
          <w:rFonts w:ascii="Times New Roman" w:hAnsi="Times New Roman" w:cs="Times New Roman"/>
          <w:b/>
          <w:bCs/>
          <w:color w:val="auto"/>
          <w:sz w:val="28"/>
          <w:szCs w:val="28"/>
        </w:rPr>
      </w:pPr>
      <w:bookmarkStart w:id="53" w:name="_Toc101893238"/>
      <w:r w:rsidRPr="004F5D34">
        <w:rPr>
          <w:rFonts w:ascii="Times New Roman" w:hAnsi="Times New Roman" w:cs="Times New Roman"/>
          <w:b/>
          <w:bCs/>
          <w:color w:val="auto"/>
          <w:sz w:val="28"/>
          <w:szCs w:val="28"/>
        </w:rPr>
        <w:t>Assumptions and Any Other Details</w:t>
      </w:r>
      <w:bookmarkEnd w:id="53"/>
    </w:p>
    <w:p w14:paraId="3EA82EFD" w14:textId="470DD897" w:rsidR="00416E07" w:rsidRDefault="00416E07" w:rsidP="00416E07"/>
    <w:p w14:paraId="34DEDD4B" w14:textId="54A72D05" w:rsidR="00416E07" w:rsidRPr="004C612C" w:rsidRDefault="00416E07" w:rsidP="00412A83">
      <w:pPr>
        <w:pStyle w:val="ListParagraph"/>
        <w:numPr>
          <w:ilvl w:val="1"/>
          <w:numId w:val="40"/>
        </w:numPr>
        <w:rPr>
          <w:rFonts w:ascii="Times New Roman" w:hAnsi="Times New Roman" w:cs="Times New Roman"/>
          <w:b/>
          <w:bCs/>
          <w:sz w:val="24"/>
          <w:szCs w:val="24"/>
        </w:rPr>
      </w:pPr>
      <w:r>
        <w:rPr>
          <w:noProof/>
        </w:rPr>
        <w:drawing>
          <wp:anchor distT="0" distB="0" distL="114300" distR="114300" simplePos="0" relativeHeight="252333568" behindDoc="0" locked="0" layoutInCell="1" allowOverlap="1" wp14:anchorId="678CA859" wp14:editId="1C20E781">
            <wp:simplePos x="0" y="0"/>
            <wp:positionH relativeFrom="column">
              <wp:posOffset>663938</wp:posOffset>
            </wp:positionH>
            <wp:positionV relativeFrom="paragraph">
              <wp:posOffset>322127</wp:posOffset>
            </wp:positionV>
            <wp:extent cx="4671060" cy="1470660"/>
            <wp:effectExtent l="0" t="0" r="0" b="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GIR.png"/>
                    <pic:cNvPicPr/>
                  </pic:nvPicPr>
                  <pic:blipFill>
                    <a:blip r:embed="rId83">
                      <a:extLst>
                        <a:ext uri="{28A0092B-C50C-407E-A947-70E740481C1C}">
                          <a14:useLocalDpi xmlns:a14="http://schemas.microsoft.com/office/drawing/2010/main" val="0"/>
                        </a:ext>
                      </a:extLst>
                    </a:blip>
                    <a:stretch>
                      <a:fillRect/>
                    </a:stretch>
                  </pic:blipFill>
                  <pic:spPr>
                    <a:xfrm>
                      <a:off x="0" y="0"/>
                      <a:ext cx="4671060" cy="1470660"/>
                    </a:xfrm>
                    <a:prstGeom prst="rect">
                      <a:avLst/>
                    </a:prstGeom>
                  </pic:spPr>
                </pic:pic>
              </a:graphicData>
            </a:graphic>
            <wp14:sizeRelH relativeFrom="page">
              <wp14:pctWidth>0</wp14:pctWidth>
            </wp14:sizeRelH>
            <wp14:sizeRelV relativeFrom="page">
              <wp14:pctHeight>0</wp14:pctHeight>
            </wp14:sizeRelV>
          </wp:anchor>
        </w:drawing>
      </w:r>
      <w:r w:rsidRPr="004C612C">
        <w:rPr>
          <w:rFonts w:ascii="Times New Roman" w:hAnsi="Times New Roman" w:cs="Times New Roman"/>
          <w:b/>
          <w:bCs/>
          <w:sz w:val="24"/>
          <w:szCs w:val="24"/>
        </w:rPr>
        <w:t>Git Commit Log</w:t>
      </w:r>
    </w:p>
    <w:p w14:paraId="6E9B909C" w14:textId="77777777" w:rsidR="00416E07" w:rsidRDefault="00416E07" w:rsidP="00416E07">
      <w:pPr>
        <w:rPr>
          <w:rFonts w:ascii="Times New Roman" w:hAnsi="Times New Roman" w:cs="Times New Roman"/>
          <w:b/>
          <w:bCs/>
          <w:sz w:val="24"/>
          <w:szCs w:val="24"/>
        </w:rPr>
      </w:pPr>
    </w:p>
    <w:p w14:paraId="6E193CBB" w14:textId="05BAE97A" w:rsidR="00416E07" w:rsidRPr="004C612C" w:rsidRDefault="00416E07" w:rsidP="00412A83">
      <w:pPr>
        <w:pStyle w:val="ListParagraph"/>
        <w:numPr>
          <w:ilvl w:val="1"/>
          <w:numId w:val="41"/>
        </w:numPr>
        <w:rPr>
          <w:rFonts w:ascii="Times New Roman" w:hAnsi="Times New Roman" w:cs="Times New Roman"/>
          <w:b/>
          <w:bCs/>
          <w:sz w:val="24"/>
          <w:szCs w:val="24"/>
        </w:rPr>
      </w:pPr>
      <w:r w:rsidRPr="004C612C">
        <w:rPr>
          <w:rFonts w:ascii="Times New Roman" w:hAnsi="Times New Roman" w:cs="Times New Roman"/>
          <w:b/>
          <w:bCs/>
          <w:sz w:val="24"/>
          <w:szCs w:val="24"/>
        </w:rPr>
        <w:t>Reference</w:t>
      </w:r>
    </w:p>
    <w:p w14:paraId="11265ED0" w14:textId="6DB3EC67" w:rsidR="00416E07" w:rsidRPr="00C83D12" w:rsidRDefault="00C83D12" w:rsidP="00416E07">
      <w:pPr>
        <w:rPr>
          <w:rFonts w:ascii="Times New Roman" w:hAnsi="Times New Roman" w:cs="Times New Roman"/>
          <w:b/>
          <w:bCs/>
          <w:sz w:val="24"/>
          <w:szCs w:val="24"/>
        </w:rPr>
      </w:pPr>
      <w:r w:rsidRPr="00C83D12">
        <w:rPr>
          <w:rFonts w:ascii="Times New Roman" w:hAnsi="Times New Roman" w:cs="Times New Roman"/>
        </w:rPr>
        <w:t>SE Methodologies</w:t>
      </w:r>
      <w:r>
        <w:rPr>
          <w:rFonts w:ascii="Times New Roman" w:hAnsi="Times New Roman" w:cs="Times New Roman"/>
        </w:rPr>
        <w:t xml:space="preserve"> :</w:t>
      </w:r>
      <w:r w:rsidRPr="00C83D12">
        <w:rPr>
          <w:rFonts w:ascii="Times New Roman" w:hAnsi="Times New Roman" w:cs="Times New Roman"/>
        </w:rPr>
        <w:t xml:space="preserve"> </w:t>
      </w:r>
      <w:hyperlink r:id="rId84" w:history="1">
        <w:r w:rsidRPr="00C83D12">
          <w:rPr>
            <w:rStyle w:val="Hyperlink"/>
            <w:rFonts w:ascii="Times New Roman" w:hAnsi="Times New Roman" w:cs="Times New Roman"/>
          </w:rPr>
          <w:t>https://acodez.in/12-best-software-development-methodologies-pros-cons/</w:t>
        </w:r>
      </w:hyperlink>
    </w:p>
    <w:p w14:paraId="5451B7E2" w14:textId="3C1EA0D2" w:rsidR="004F33B5" w:rsidRPr="004F33B5" w:rsidRDefault="004F33B5" w:rsidP="004F33B5"/>
    <w:sectPr w:rsidR="004F33B5" w:rsidRPr="004F33B5" w:rsidSect="00685988">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406A7" w14:textId="77777777" w:rsidR="0055185C" w:rsidRDefault="0055185C" w:rsidP="006C7E91">
      <w:pPr>
        <w:spacing w:after="0" w:line="240" w:lineRule="auto"/>
      </w:pPr>
      <w:r>
        <w:separator/>
      </w:r>
    </w:p>
  </w:endnote>
  <w:endnote w:type="continuationSeparator" w:id="0">
    <w:p w14:paraId="10CA10F1" w14:textId="77777777" w:rsidR="0055185C" w:rsidRDefault="0055185C" w:rsidP="006C7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5497859"/>
      <w:docPartObj>
        <w:docPartGallery w:val="Page Numbers (Bottom of Page)"/>
        <w:docPartUnique/>
      </w:docPartObj>
    </w:sdtPr>
    <w:sdtEndPr>
      <w:rPr>
        <w:noProof/>
      </w:rPr>
    </w:sdtEndPr>
    <w:sdtContent>
      <w:p w14:paraId="280D2D09" w14:textId="49A4E81F" w:rsidR="00FA2962" w:rsidRDefault="00FA29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E4AA7B" w14:textId="77777777" w:rsidR="00FA2962" w:rsidRDefault="00FA2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D2B8B" w14:textId="77777777" w:rsidR="0055185C" w:rsidRDefault="0055185C" w:rsidP="006C7E91">
      <w:pPr>
        <w:spacing w:after="0" w:line="240" w:lineRule="auto"/>
      </w:pPr>
      <w:r>
        <w:separator/>
      </w:r>
    </w:p>
  </w:footnote>
  <w:footnote w:type="continuationSeparator" w:id="0">
    <w:p w14:paraId="7D4272D3" w14:textId="77777777" w:rsidR="0055185C" w:rsidRDefault="0055185C" w:rsidP="006C7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9" type="#_x0000_t75" style="width:11pt;height:11pt" o:bullet="t">
        <v:imagedata r:id="rId1" o:title="mso8C29"/>
      </v:shape>
    </w:pict>
  </w:numPicBullet>
  <w:abstractNum w:abstractNumId="0" w15:restartNumberingAfterBreak="0">
    <w:nsid w:val="0627256D"/>
    <w:multiLevelType w:val="hybridMultilevel"/>
    <w:tmpl w:val="05C49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944C1"/>
    <w:multiLevelType w:val="hybridMultilevel"/>
    <w:tmpl w:val="061A51CE"/>
    <w:lvl w:ilvl="0" w:tplc="04090007">
      <w:start w:val="1"/>
      <w:numFmt w:val="bullet"/>
      <w:lvlText w:val=""/>
      <w:lvlPicBulletId w:val="0"/>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0C5F5333"/>
    <w:multiLevelType w:val="multilevel"/>
    <w:tmpl w:val="48265970"/>
    <w:lvl w:ilvl="0">
      <w:start w:val="8"/>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ascii="Times New Roman" w:hAnsi="Times New Roman" w:cs="Times New Roman" w:hint="default"/>
        <w:b/>
        <w:bCs/>
        <w:color w:val="auto"/>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B656E1"/>
    <w:multiLevelType w:val="multilevel"/>
    <w:tmpl w:val="68421E4C"/>
    <w:lvl w:ilvl="0">
      <w:start w:val="1"/>
      <w:numFmt w:val="decimal"/>
      <w:pStyle w:val="Heading1"/>
      <w:suff w:val="space"/>
      <w:lvlText w:val="Chapter %1"/>
      <w:lvlJc w:val="left"/>
      <w:pPr>
        <w:ind w:left="0" w:firstLine="0"/>
      </w:pPr>
      <w:rPr>
        <w:rFonts w:ascii="Times New Roman" w:hAnsi="Times New Roman" w:cs="Times New Roman" w:hint="default"/>
        <w:sz w:val="28"/>
        <w:szCs w:val="28"/>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11DD0D91"/>
    <w:multiLevelType w:val="multilevel"/>
    <w:tmpl w:val="60D2CAD2"/>
    <w:lvl w:ilvl="0">
      <w:start w:val="8"/>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2"/>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6182E"/>
    <w:multiLevelType w:val="multilevel"/>
    <w:tmpl w:val="AF8C0A50"/>
    <w:lvl w:ilvl="0">
      <w:start w:val="8"/>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851B6B"/>
    <w:multiLevelType w:val="multilevel"/>
    <w:tmpl w:val="959E40A8"/>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6070A7"/>
    <w:multiLevelType w:val="multilevel"/>
    <w:tmpl w:val="73CE3496"/>
    <w:lvl w:ilvl="0">
      <w:start w:val="8"/>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B984AF8"/>
    <w:multiLevelType w:val="multilevel"/>
    <w:tmpl w:val="56AC83A4"/>
    <w:lvl w:ilvl="0">
      <w:start w:val="9"/>
      <w:numFmt w:val="decimal"/>
      <w:lvlText w:val="%1."/>
      <w:lvlJc w:val="left"/>
      <w:pPr>
        <w:ind w:left="72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650" w:hanging="1440"/>
      </w:pPr>
      <w:rPr>
        <w:rFonts w:hint="default"/>
      </w:rPr>
    </w:lvl>
    <w:lvl w:ilvl="6">
      <w:start w:val="1"/>
      <w:numFmt w:val="decimal"/>
      <w:isLgl/>
      <w:lvlText w:val="%1.%2.%3.%4.%5.%6.%7."/>
      <w:lvlJc w:val="left"/>
      <w:pPr>
        <w:ind w:left="8820" w:hanging="1440"/>
      </w:pPr>
      <w:rPr>
        <w:rFonts w:hint="default"/>
      </w:rPr>
    </w:lvl>
    <w:lvl w:ilvl="7">
      <w:start w:val="1"/>
      <w:numFmt w:val="decimal"/>
      <w:isLgl/>
      <w:lvlText w:val="%1.%2.%3.%4.%5.%6.%7.%8."/>
      <w:lvlJc w:val="left"/>
      <w:pPr>
        <w:ind w:left="10350" w:hanging="1800"/>
      </w:pPr>
      <w:rPr>
        <w:rFonts w:hint="default"/>
      </w:rPr>
    </w:lvl>
    <w:lvl w:ilvl="8">
      <w:start w:val="1"/>
      <w:numFmt w:val="decimal"/>
      <w:isLgl/>
      <w:lvlText w:val="%1.%2.%3.%4.%5.%6.%7.%8.%9."/>
      <w:lvlJc w:val="left"/>
      <w:pPr>
        <w:ind w:left="11520" w:hanging="1800"/>
      </w:pPr>
      <w:rPr>
        <w:rFonts w:hint="default"/>
      </w:rPr>
    </w:lvl>
  </w:abstractNum>
  <w:abstractNum w:abstractNumId="9" w15:restartNumberingAfterBreak="0">
    <w:nsid w:val="1E351DE8"/>
    <w:multiLevelType w:val="multilevel"/>
    <w:tmpl w:val="3FB6892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21700D2"/>
    <w:multiLevelType w:val="hybridMultilevel"/>
    <w:tmpl w:val="93BC30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A1F01986">
      <w:start w:val="1"/>
      <w:numFmt w:val="lowerRoman"/>
      <w:lvlText w:val="%3."/>
      <w:lvlJc w:val="right"/>
      <w:pPr>
        <w:ind w:left="45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91F45"/>
    <w:multiLevelType w:val="multilevel"/>
    <w:tmpl w:val="199CB67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794832"/>
    <w:multiLevelType w:val="hybridMultilevel"/>
    <w:tmpl w:val="A73C426C"/>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3">
      <w:start w:val="1"/>
      <w:numFmt w:val="bullet"/>
      <w:lvlText w:val="o"/>
      <w:lvlJc w:val="left"/>
      <w:pPr>
        <w:ind w:left="1890" w:hanging="360"/>
      </w:pPr>
      <w:rPr>
        <w:rFonts w:ascii="Courier New" w:hAnsi="Courier New" w:cs="Courier New"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15:restartNumberingAfterBreak="0">
    <w:nsid w:val="2E6523BA"/>
    <w:multiLevelType w:val="multilevel"/>
    <w:tmpl w:val="D6284958"/>
    <w:lvl w:ilvl="0">
      <w:start w:val="8"/>
      <w:numFmt w:val="decimal"/>
      <w:lvlText w:val="%1."/>
      <w:lvlJc w:val="left"/>
      <w:pPr>
        <w:ind w:left="720" w:hanging="360"/>
      </w:pPr>
      <w:rPr>
        <w:rFonts w:hint="default"/>
      </w:rPr>
    </w:lvl>
    <w:lvl w:ilvl="1">
      <w:start w:val="3"/>
      <w:numFmt w:val="decimal"/>
      <w:isLgl/>
      <w:lvlText w:val="%1.%2."/>
      <w:lvlJc w:val="left"/>
      <w:pPr>
        <w:ind w:left="117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650" w:hanging="1440"/>
      </w:pPr>
      <w:rPr>
        <w:rFonts w:hint="default"/>
      </w:rPr>
    </w:lvl>
    <w:lvl w:ilvl="6">
      <w:start w:val="1"/>
      <w:numFmt w:val="decimal"/>
      <w:isLgl/>
      <w:lvlText w:val="%1.%2.%3.%4.%5.%6.%7."/>
      <w:lvlJc w:val="left"/>
      <w:pPr>
        <w:ind w:left="8820" w:hanging="1440"/>
      </w:pPr>
      <w:rPr>
        <w:rFonts w:hint="default"/>
      </w:rPr>
    </w:lvl>
    <w:lvl w:ilvl="7">
      <w:start w:val="1"/>
      <w:numFmt w:val="decimal"/>
      <w:isLgl/>
      <w:lvlText w:val="%1.%2.%3.%4.%5.%6.%7.%8."/>
      <w:lvlJc w:val="left"/>
      <w:pPr>
        <w:ind w:left="10350" w:hanging="1800"/>
      </w:pPr>
      <w:rPr>
        <w:rFonts w:hint="default"/>
      </w:rPr>
    </w:lvl>
    <w:lvl w:ilvl="8">
      <w:start w:val="1"/>
      <w:numFmt w:val="decimal"/>
      <w:isLgl/>
      <w:lvlText w:val="%1.%2.%3.%4.%5.%6.%7.%8.%9."/>
      <w:lvlJc w:val="left"/>
      <w:pPr>
        <w:ind w:left="11520" w:hanging="1800"/>
      </w:pPr>
      <w:rPr>
        <w:rFonts w:hint="default"/>
      </w:rPr>
    </w:lvl>
  </w:abstractNum>
  <w:abstractNum w:abstractNumId="14" w15:restartNumberingAfterBreak="0">
    <w:nsid w:val="2F02165B"/>
    <w:multiLevelType w:val="hybridMultilevel"/>
    <w:tmpl w:val="CFA48036"/>
    <w:lvl w:ilvl="0" w:tplc="04090007">
      <w:start w:val="1"/>
      <w:numFmt w:val="bullet"/>
      <w:lvlText w:val=""/>
      <w:lvlPicBulletId w:val="0"/>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30501915"/>
    <w:multiLevelType w:val="multilevel"/>
    <w:tmpl w:val="2C1A4B02"/>
    <w:lvl w:ilvl="0">
      <w:start w:val="8"/>
      <w:numFmt w:val="decimal"/>
      <w:lvlText w:val="%1."/>
      <w:lvlJc w:val="left"/>
      <w:pPr>
        <w:ind w:left="72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650" w:hanging="1440"/>
      </w:pPr>
      <w:rPr>
        <w:rFonts w:hint="default"/>
      </w:rPr>
    </w:lvl>
    <w:lvl w:ilvl="6">
      <w:start w:val="1"/>
      <w:numFmt w:val="decimal"/>
      <w:isLgl/>
      <w:lvlText w:val="%1.%2.%3.%4.%5.%6.%7."/>
      <w:lvlJc w:val="left"/>
      <w:pPr>
        <w:ind w:left="8820" w:hanging="1440"/>
      </w:pPr>
      <w:rPr>
        <w:rFonts w:hint="default"/>
      </w:rPr>
    </w:lvl>
    <w:lvl w:ilvl="7">
      <w:start w:val="1"/>
      <w:numFmt w:val="decimal"/>
      <w:isLgl/>
      <w:lvlText w:val="%1.%2.%3.%4.%5.%6.%7.%8."/>
      <w:lvlJc w:val="left"/>
      <w:pPr>
        <w:ind w:left="10350" w:hanging="1800"/>
      </w:pPr>
      <w:rPr>
        <w:rFonts w:hint="default"/>
      </w:rPr>
    </w:lvl>
    <w:lvl w:ilvl="8">
      <w:start w:val="1"/>
      <w:numFmt w:val="decimal"/>
      <w:isLgl/>
      <w:lvlText w:val="%1.%2.%3.%4.%5.%6.%7.%8.%9."/>
      <w:lvlJc w:val="left"/>
      <w:pPr>
        <w:ind w:left="11520" w:hanging="1800"/>
      </w:pPr>
      <w:rPr>
        <w:rFonts w:hint="default"/>
      </w:rPr>
    </w:lvl>
  </w:abstractNum>
  <w:abstractNum w:abstractNumId="16" w15:restartNumberingAfterBreak="0">
    <w:nsid w:val="31B65E45"/>
    <w:multiLevelType w:val="multilevel"/>
    <w:tmpl w:val="F33CD8A0"/>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4FF6703"/>
    <w:multiLevelType w:val="hybridMultilevel"/>
    <w:tmpl w:val="47FE6AE4"/>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36E22C04"/>
    <w:multiLevelType w:val="multilevel"/>
    <w:tmpl w:val="9516E1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7EE62FF"/>
    <w:multiLevelType w:val="hybridMultilevel"/>
    <w:tmpl w:val="4B580408"/>
    <w:lvl w:ilvl="0" w:tplc="6EEAA81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710AA1"/>
    <w:multiLevelType w:val="hybridMultilevel"/>
    <w:tmpl w:val="00C85C48"/>
    <w:lvl w:ilvl="0" w:tplc="04090003">
      <w:start w:val="1"/>
      <w:numFmt w:val="bullet"/>
      <w:lvlText w:val="o"/>
      <w:lvlJc w:val="left"/>
      <w:pPr>
        <w:ind w:left="990" w:hanging="360"/>
      </w:pPr>
      <w:rPr>
        <w:rFonts w:ascii="Courier New" w:hAnsi="Courier New" w:cs="Courier New"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392E595E"/>
    <w:multiLevelType w:val="multilevel"/>
    <w:tmpl w:val="B2284C5E"/>
    <w:lvl w:ilvl="0">
      <w:start w:val="8"/>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2"/>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887DE9"/>
    <w:multiLevelType w:val="hybridMultilevel"/>
    <w:tmpl w:val="39BE821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0622B3F"/>
    <w:multiLevelType w:val="hybridMultilevel"/>
    <w:tmpl w:val="B60EDFD0"/>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15:restartNumberingAfterBreak="0">
    <w:nsid w:val="42C716FE"/>
    <w:multiLevelType w:val="hybridMultilevel"/>
    <w:tmpl w:val="676AE8C0"/>
    <w:lvl w:ilvl="0" w:tplc="04090007">
      <w:start w:val="1"/>
      <w:numFmt w:val="bullet"/>
      <w:lvlText w:val=""/>
      <w:lvlPicBulletId w:val="0"/>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15:restartNumberingAfterBreak="0">
    <w:nsid w:val="43FA11F6"/>
    <w:multiLevelType w:val="hybridMultilevel"/>
    <w:tmpl w:val="984E949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48860155"/>
    <w:multiLevelType w:val="multilevel"/>
    <w:tmpl w:val="B87E300C"/>
    <w:lvl w:ilvl="0">
      <w:start w:val="7"/>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C7C64D0"/>
    <w:multiLevelType w:val="hybridMultilevel"/>
    <w:tmpl w:val="0AE449DA"/>
    <w:lvl w:ilvl="0" w:tplc="29A4EBB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A4933"/>
    <w:multiLevelType w:val="hybridMultilevel"/>
    <w:tmpl w:val="41FE2732"/>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52C47A21"/>
    <w:multiLevelType w:val="multilevel"/>
    <w:tmpl w:val="ED965546"/>
    <w:lvl w:ilvl="0">
      <w:start w:val="8"/>
      <w:numFmt w:val="decimal"/>
      <w:lvlText w:val="%1."/>
      <w:lvlJc w:val="left"/>
      <w:pPr>
        <w:ind w:left="720" w:hanging="360"/>
      </w:pPr>
      <w:rPr>
        <w:rFonts w:hint="default"/>
      </w:rPr>
    </w:lvl>
    <w:lvl w:ilvl="1">
      <w:start w:val="2"/>
      <w:numFmt w:val="decimal"/>
      <w:isLgl/>
      <w:lvlText w:val="%1.%2."/>
      <w:lvlJc w:val="left"/>
      <w:pPr>
        <w:ind w:left="225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650" w:hanging="1440"/>
      </w:pPr>
      <w:rPr>
        <w:rFonts w:hint="default"/>
      </w:rPr>
    </w:lvl>
    <w:lvl w:ilvl="6">
      <w:start w:val="1"/>
      <w:numFmt w:val="decimal"/>
      <w:isLgl/>
      <w:lvlText w:val="%1.%2.%3.%4.%5.%6.%7."/>
      <w:lvlJc w:val="left"/>
      <w:pPr>
        <w:ind w:left="8820" w:hanging="1440"/>
      </w:pPr>
      <w:rPr>
        <w:rFonts w:hint="default"/>
      </w:rPr>
    </w:lvl>
    <w:lvl w:ilvl="7">
      <w:start w:val="1"/>
      <w:numFmt w:val="decimal"/>
      <w:isLgl/>
      <w:lvlText w:val="%1.%2.%3.%4.%5.%6.%7.%8."/>
      <w:lvlJc w:val="left"/>
      <w:pPr>
        <w:ind w:left="10350" w:hanging="1800"/>
      </w:pPr>
      <w:rPr>
        <w:rFonts w:hint="default"/>
      </w:rPr>
    </w:lvl>
    <w:lvl w:ilvl="8">
      <w:start w:val="1"/>
      <w:numFmt w:val="decimal"/>
      <w:isLgl/>
      <w:lvlText w:val="%1.%2.%3.%4.%5.%6.%7.%8.%9."/>
      <w:lvlJc w:val="left"/>
      <w:pPr>
        <w:ind w:left="11520" w:hanging="1800"/>
      </w:pPr>
      <w:rPr>
        <w:rFonts w:hint="default"/>
      </w:rPr>
    </w:lvl>
  </w:abstractNum>
  <w:abstractNum w:abstractNumId="30" w15:restartNumberingAfterBreak="0">
    <w:nsid w:val="5B44126E"/>
    <w:multiLevelType w:val="hybridMultilevel"/>
    <w:tmpl w:val="7CD457F4"/>
    <w:lvl w:ilvl="0" w:tplc="2E48C4DC">
      <w:start w:val="2"/>
      <w:numFmt w:val="lowerRoman"/>
      <w:lvlText w:val="%1."/>
      <w:lvlJc w:val="right"/>
      <w:pPr>
        <w:ind w:left="45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276620"/>
    <w:multiLevelType w:val="hybridMultilevel"/>
    <w:tmpl w:val="1C7AB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F671F6"/>
    <w:multiLevelType w:val="multilevel"/>
    <w:tmpl w:val="207458BE"/>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E7B6507"/>
    <w:multiLevelType w:val="hybridMultilevel"/>
    <w:tmpl w:val="2578C882"/>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4" w15:restartNumberingAfterBreak="0">
    <w:nsid w:val="67C53600"/>
    <w:multiLevelType w:val="multilevel"/>
    <w:tmpl w:val="099AC91E"/>
    <w:lvl w:ilvl="0">
      <w:start w:val="8"/>
      <w:numFmt w:val="decimal"/>
      <w:lvlText w:val="%1."/>
      <w:lvlJc w:val="left"/>
      <w:pPr>
        <w:ind w:left="720" w:hanging="360"/>
      </w:pPr>
      <w:rPr>
        <w:rFonts w:hint="default"/>
      </w:rPr>
    </w:lvl>
    <w:lvl w:ilvl="1">
      <w:start w:val="4"/>
      <w:numFmt w:val="decimal"/>
      <w:isLgl/>
      <w:lvlText w:val="%1.%2."/>
      <w:lvlJc w:val="left"/>
      <w:pPr>
        <w:ind w:left="225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650" w:hanging="1440"/>
      </w:pPr>
      <w:rPr>
        <w:rFonts w:hint="default"/>
      </w:rPr>
    </w:lvl>
    <w:lvl w:ilvl="6">
      <w:start w:val="1"/>
      <w:numFmt w:val="decimal"/>
      <w:isLgl/>
      <w:lvlText w:val="%1.%2.%3.%4.%5.%6.%7."/>
      <w:lvlJc w:val="left"/>
      <w:pPr>
        <w:ind w:left="8820" w:hanging="1440"/>
      </w:pPr>
      <w:rPr>
        <w:rFonts w:hint="default"/>
      </w:rPr>
    </w:lvl>
    <w:lvl w:ilvl="7">
      <w:start w:val="1"/>
      <w:numFmt w:val="decimal"/>
      <w:isLgl/>
      <w:lvlText w:val="%1.%2.%3.%4.%5.%6.%7.%8."/>
      <w:lvlJc w:val="left"/>
      <w:pPr>
        <w:ind w:left="10350" w:hanging="1800"/>
      </w:pPr>
      <w:rPr>
        <w:rFonts w:hint="default"/>
      </w:rPr>
    </w:lvl>
    <w:lvl w:ilvl="8">
      <w:start w:val="1"/>
      <w:numFmt w:val="decimal"/>
      <w:isLgl/>
      <w:lvlText w:val="%1.%2.%3.%4.%5.%6.%7.%8.%9."/>
      <w:lvlJc w:val="left"/>
      <w:pPr>
        <w:ind w:left="11520" w:hanging="1800"/>
      </w:pPr>
      <w:rPr>
        <w:rFonts w:hint="default"/>
      </w:rPr>
    </w:lvl>
  </w:abstractNum>
  <w:abstractNum w:abstractNumId="35" w15:restartNumberingAfterBreak="0">
    <w:nsid w:val="69860E67"/>
    <w:multiLevelType w:val="hybridMultilevel"/>
    <w:tmpl w:val="FDD6924A"/>
    <w:lvl w:ilvl="0" w:tplc="04090007">
      <w:start w:val="1"/>
      <w:numFmt w:val="bullet"/>
      <w:lvlText w:val=""/>
      <w:lvlPicBulletId w:val="0"/>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6" w15:restartNumberingAfterBreak="0">
    <w:nsid w:val="6A5D342B"/>
    <w:multiLevelType w:val="hybridMultilevel"/>
    <w:tmpl w:val="0652DC9E"/>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7" w15:restartNumberingAfterBreak="0">
    <w:nsid w:val="76445B2C"/>
    <w:multiLevelType w:val="hybridMultilevel"/>
    <w:tmpl w:val="232EDF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DF460C68">
      <w:start w:val="1"/>
      <w:numFmt w:val="lowerRoman"/>
      <w:lvlText w:val="%3."/>
      <w:lvlJc w:val="right"/>
      <w:pPr>
        <w:ind w:left="45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8639FF"/>
    <w:multiLevelType w:val="multilevel"/>
    <w:tmpl w:val="1562A13C"/>
    <w:lvl w:ilvl="0">
      <w:start w:val="9"/>
      <w:numFmt w:val="decimal"/>
      <w:lvlText w:val="%1."/>
      <w:lvlJc w:val="left"/>
      <w:pPr>
        <w:ind w:left="720" w:hanging="360"/>
      </w:pPr>
      <w:rPr>
        <w:rFonts w:hint="default"/>
      </w:rPr>
    </w:lvl>
    <w:lvl w:ilvl="1">
      <w:start w:val="2"/>
      <w:numFmt w:val="decimal"/>
      <w:isLgl/>
      <w:lvlText w:val="%1.%2."/>
      <w:lvlJc w:val="left"/>
      <w:pPr>
        <w:ind w:left="225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650" w:hanging="1440"/>
      </w:pPr>
      <w:rPr>
        <w:rFonts w:hint="default"/>
      </w:rPr>
    </w:lvl>
    <w:lvl w:ilvl="6">
      <w:start w:val="1"/>
      <w:numFmt w:val="decimal"/>
      <w:isLgl/>
      <w:lvlText w:val="%1.%2.%3.%4.%5.%6.%7."/>
      <w:lvlJc w:val="left"/>
      <w:pPr>
        <w:ind w:left="8820" w:hanging="1440"/>
      </w:pPr>
      <w:rPr>
        <w:rFonts w:hint="default"/>
      </w:rPr>
    </w:lvl>
    <w:lvl w:ilvl="7">
      <w:start w:val="1"/>
      <w:numFmt w:val="decimal"/>
      <w:isLgl/>
      <w:lvlText w:val="%1.%2.%3.%4.%5.%6.%7.%8."/>
      <w:lvlJc w:val="left"/>
      <w:pPr>
        <w:ind w:left="10350" w:hanging="1800"/>
      </w:pPr>
      <w:rPr>
        <w:rFonts w:hint="default"/>
      </w:rPr>
    </w:lvl>
    <w:lvl w:ilvl="8">
      <w:start w:val="1"/>
      <w:numFmt w:val="decimal"/>
      <w:isLgl/>
      <w:lvlText w:val="%1.%2.%3.%4.%5.%6.%7.%8.%9."/>
      <w:lvlJc w:val="left"/>
      <w:pPr>
        <w:ind w:left="11520" w:hanging="1800"/>
      </w:pPr>
      <w:rPr>
        <w:rFonts w:hint="default"/>
      </w:rPr>
    </w:lvl>
  </w:abstractNum>
  <w:abstractNum w:abstractNumId="39" w15:restartNumberingAfterBreak="0">
    <w:nsid w:val="76DD4FA5"/>
    <w:multiLevelType w:val="hybridMultilevel"/>
    <w:tmpl w:val="D9AE7B6A"/>
    <w:lvl w:ilvl="0" w:tplc="04090007">
      <w:start w:val="1"/>
      <w:numFmt w:val="bullet"/>
      <w:lvlText w:val=""/>
      <w:lvlPicBulletId w:val="0"/>
      <w:lvlJc w:val="left"/>
      <w:pPr>
        <w:ind w:left="720" w:hanging="360"/>
      </w:pPr>
      <w:rPr>
        <w:rFonts w:ascii="Symbol" w:hAnsi="Symbol" w:hint="default"/>
      </w:rPr>
    </w:lvl>
    <w:lvl w:ilvl="1" w:tplc="77184E1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E046A0"/>
    <w:multiLevelType w:val="multilevel"/>
    <w:tmpl w:val="42F4EA6E"/>
    <w:lvl w:ilvl="0">
      <w:start w:val="8"/>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1A267A"/>
    <w:multiLevelType w:val="hybridMultilevel"/>
    <w:tmpl w:val="9D18143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F274F8B"/>
    <w:multiLevelType w:val="hybridMultilevel"/>
    <w:tmpl w:val="28F2117E"/>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31"/>
  </w:num>
  <w:num w:numId="2">
    <w:abstractNumId w:val="18"/>
  </w:num>
  <w:num w:numId="3">
    <w:abstractNumId w:val="16"/>
  </w:num>
  <w:num w:numId="4">
    <w:abstractNumId w:val="11"/>
  </w:num>
  <w:num w:numId="5">
    <w:abstractNumId w:val="26"/>
  </w:num>
  <w:num w:numId="6">
    <w:abstractNumId w:val="15"/>
  </w:num>
  <w:num w:numId="7">
    <w:abstractNumId w:val="6"/>
  </w:num>
  <w:num w:numId="8">
    <w:abstractNumId w:val="32"/>
  </w:num>
  <w:num w:numId="9">
    <w:abstractNumId w:val="29"/>
  </w:num>
  <w:num w:numId="10">
    <w:abstractNumId w:val="3"/>
  </w:num>
  <w:num w:numId="11">
    <w:abstractNumId w:val="5"/>
  </w:num>
  <w:num w:numId="12">
    <w:abstractNumId w:val="2"/>
  </w:num>
  <w:num w:numId="13">
    <w:abstractNumId w:val="13"/>
  </w:num>
  <w:num w:numId="14">
    <w:abstractNumId w:val="40"/>
  </w:num>
  <w:num w:numId="15">
    <w:abstractNumId w:val="4"/>
  </w:num>
  <w:num w:numId="16">
    <w:abstractNumId w:val="34"/>
  </w:num>
  <w:num w:numId="17">
    <w:abstractNumId w:val="7"/>
  </w:num>
  <w:num w:numId="18">
    <w:abstractNumId w:val="21"/>
  </w:num>
  <w:num w:numId="19">
    <w:abstractNumId w:val="24"/>
  </w:num>
  <w:num w:numId="20">
    <w:abstractNumId w:val="1"/>
  </w:num>
  <w:num w:numId="21">
    <w:abstractNumId w:val="35"/>
  </w:num>
  <w:num w:numId="22">
    <w:abstractNumId w:val="14"/>
  </w:num>
  <w:num w:numId="23">
    <w:abstractNumId w:val="39"/>
  </w:num>
  <w:num w:numId="24">
    <w:abstractNumId w:val="25"/>
  </w:num>
  <w:num w:numId="25">
    <w:abstractNumId w:val="36"/>
  </w:num>
  <w:num w:numId="26">
    <w:abstractNumId w:val="23"/>
  </w:num>
  <w:num w:numId="27">
    <w:abstractNumId w:val="17"/>
  </w:num>
  <w:num w:numId="28">
    <w:abstractNumId w:val="12"/>
  </w:num>
  <w:num w:numId="29">
    <w:abstractNumId w:val="33"/>
  </w:num>
  <w:num w:numId="30">
    <w:abstractNumId w:val="10"/>
  </w:num>
  <w:num w:numId="31">
    <w:abstractNumId w:val="20"/>
  </w:num>
  <w:num w:numId="32">
    <w:abstractNumId w:val="28"/>
  </w:num>
  <w:num w:numId="33">
    <w:abstractNumId w:val="42"/>
  </w:num>
  <w:num w:numId="34">
    <w:abstractNumId w:val="41"/>
  </w:num>
  <w:num w:numId="35">
    <w:abstractNumId w:val="22"/>
  </w:num>
  <w:num w:numId="36">
    <w:abstractNumId w:val="37"/>
  </w:num>
  <w:num w:numId="37">
    <w:abstractNumId w:val="30"/>
  </w:num>
  <w:num w:numId="38">
    <w:abstractNumId w:val="27"/>
  </w:num>
  <w:num w:numId="39">
    <w:abstractNumId w:val="19"/>
  </w:num>
  <w:num w:numId="40">
    <w:abstractNumId w:val="8"/>
  </w:num>
  <w:num w:numId="41">
    <w:abstractNumId w:val="38"/>
  </w:num>
  <w:num w:numId="42">
    <w:abstractNumId w:val="9"/>
  </w:num>
  <w:num w:numId="43">
    <w:abstractNumId w:val="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muditha Wickramasinha">
    <w15:presenceInfo w15:providerId="Windows Live" w15:userId="1a721e21f8d8db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330"/>
    <w:rsid w:val="00004990"/>
    <w:rsid w:val="000061F2"/>
    <w:rsid w:val="00006828"/>
    <w:rsid w:val="000116FF"/>
    <w:rsid w:val="000137DE"/>
    <w:rsid w:val="00014505"/>
    <w:rsid w:val="00017277"/>
    <w:rsid w:val="00020154"/>
    <w:rsid w:val="00022C94"/>
    <w:rsid w:val="000268A7"/>
    <w:rsid w:val="00041255"/>
    <w:rsid w:val="00046463"/>
    <w:rsid w:val="00053411"/>
    <w:rsid w:val="00054989"/>
    <w:rsid w:val="00055A20"/>
    <w:rsid w:val="0006572E"/>
    <w:rsid w:val="00090F7F"/>
    <w:rsid w:val="00092AD0"/>
    <w:rsid w:val="00094708"/>
    <w:rsid w:val="000A05A0"/>
    <w:rsid w:val="000B7A94"/>
    <w:rsid w:val="000C3159"/>
    <w:rsid w:val="000C5B4C"/>
    <w:rsid w:val="000D3050"/>
    <w:rsid w:val="000D7A67"/>
    <w:rsid w:val="000E26CD"/>
    <w:rsid w:val="000E7F59"/>
    <w:rsid w:val="000F44BB"/>
    <w:rsid w:val="001011EB"/>
    <w:rsid w:val="00103365"/>
    <w:rsid w:val="00105A41"/>
    <w:rsid w:val="001076D0"/>
    <w:rsid w:val="00112B2C"/>
    <w:rsid w:val="00124E71"/>
    <w:rsid w:val="001329D3"/>
    <w:rsid w:val="0013473A"/>
    <w:rsid w:val="00150AB8"/>
    <w:rsid w:val="0015110C"/>
    <w:rsid w:val="00152AA2"/>
    <w:rsid w:val="001548B8"/>
    <w:rsid w:val="00161EE9"/>
    <w:rsid w:val="00174CEF"/>
    <w:rsid w:val="00175863"/>
    <w:rsid w:val="00176561"/>
    <w:rsid w:val="00176E9B"/>
    <w:rsid w:val="00177984"/>
    <w:rsid w:val="00187475"/>
    <w:rsid w:val="00187C7F"/>
    <w:rsid w:val="0019105B"/>
    <w:rsid w:val="001B3D8B"/>
    <w:rsid w:val="001C0E54"/>
    <w:rsid w:val="001C3BA3"/>
    <w:rsid w:val="001D13BC"/>
    <w:rsid w:val="001E1035"/>
    <w:rsid w:val="001E3353"/>
    <w:rsid w:val="001E4384"/>
    <w:rsid w:val="002048F9"/>
    <w:rsid w:val="00212662"/>
    <w:rsid w:val="00212ABA"/>
    <w:rsid w:val="002215DC"/>
    <w:rsid w:val="00223786"/>
    <w:rsid w:val="00225F9A"/>
    <w:rsid w:val="00227740"/>
    <w:rsid w:val="002437B4"/>
    <w:rsid w:val="00244ECB"/>
    <w:rsid w:val="0024502D"/>
    <w:rsid w:val="00247E02"/>
    <w:rsid w:val="00254CD0"/>
    <w:rsid w:val="002627CD"/>
    <w:rsid w:val="0027473C"/>
    <w:rsid w:val="00277996"/>
    <w:rsid w:val="00280B84"/>
    <w:rsid w:val="002930F2"/>
    <w:rsid w:val="00296557"/>
    <w:rsid w:val="002A15B9"/>
    <w:rsid w:val="002A1BCD"/>
    <w:rsid w:val="002A1F77"/>
    <w:rsid w:val="002C28E6"/>
    <w:rsid w:val="002C5A45"/>
    <w:rsid w:val="002C64F5"/>
    <w:rsid w:val="002D0CE6"/>
    <w:rsid w:val="002D75F6"/>
    <w:rsid w:val="002E06C6"/>
    <w:rsid w:val="002E26AB"/>
    <w:rsid w:val="002F194F"/>
    <w:rsid w:val="0030483D"/>
    <w:rsid w:val="00304F94"/>
    <w:rsid w:val="0030616B"/>
    <w:rsid w:val="0032066E"/>
    <w:rsid w:val="003217F3"/>
    <w:rsid w:val="00333973"/>
    <w:rsid w:val="003354F9"/>
    <w:rsid w:val="003364F5"/>
    <w:rsid w:val="00337BD6"/>
    <w:rsid w:val="0034558C"/>
    <w:rsid w:val="00345B28"/>
    <w:rsid w:val="00360223"/>
    <w:rsid w:val="00364096"/>
    <w:rsid w:val="00365F19"/>
    <w:rsid w:val="0036795E"/>
    <w:rsid w:val="00367B80"/>
    <w:rsid w:val="003757E8"/>
    <w:rsid w:val="003758FE"/>
    <w:rsid w:val="00376E96"/>
    <w:rsid w:val="0037727E"/>
    <w:rsid w:val="003820FA"/>
    <w:rsid w:val="00385698"/>
    <w:rsid w:val="003945B6"/>
    <w:rsid w:val="00396257"/>
    <w:rsid w:val="00396861"/>
    <w:rsid w:val="0039793B"/>
    <w:rsid w:val="003B284E"/>
    <w:rsid w:val="003B3F41"/>
    <w:rsid w:val="003B590B"/>
    <w:rsid w:val="003B5AFC"/>
    <w:rsid w:val="003B743B"/>
    <w:rsid w:val="003C035C"/>
    <w:rsid w:val="003C75FA"/>
    <w:rsid w:val="003D2476"/>
    <w:rsid w:val="003D5262"/>
    <w:rsid w:val="003D62B5"/>
    <w:rsid w:val="003E1511"/>
    <w:rsid w:val="003E3447"/>
    <w:rsid w:val="003E626C"/>
    <w:rsid w:val="003F73AE"/>
    <w:rsid w:val="0040056D"/>
    <w:rsid w:val="00400DEF"/>
    <w:rsid w:val="004012E9"/>
    <w:rsid w:val="00402D39"/>
    <w:rsid w:val="00405682"/>
    <w:rsid w:val="00412A83"/>
    <w:rsid w:val="004139FD"/>
    <w:rsid w:val="00415B2F"/>
    <w:rsid w:val="00416E07"/>
    <w:rsid w:val="00424352"/>
    <w:rsid w:val="0042503A"/>
    <w:rsid w:val="00425534"/>
    <w:rsid w:val="004258EA"/>
    <w:rsid w:val="00426945"/>
    <w:rsid w:val="0043159E"/>
    <w:rsid w:val="004373A5"/>
    <w:rsid w:val="00441E31"/>
    <w:rsid w:val="00446194"/>
    <w:rsid w:val="00447931"/>
    <w:rsid w:val="00447D11"/>
    <w:rsid w:val="00453045"/>
    <w:rsid w:val="0046683E"/>
    <w:rsid w:val="004731CC"/>
    <w:rsid w:val="0048556F"/>
    <w:rsid w:val="00493F2B"/>
    <w:rsid w:val="004A3230"/>
    <w:rsid w:val="004B0416"/>
    <w:rsid w:val="004B1A5C"/>
    <w:rsid w:val="004B47A9"/>
    <w:rsid w:val="004B53A0"/>
    <w:rsid w:val="004B5829"/>
    <w:rsid w:val="004B5BB6"/>
    <w:rsid w:val="004B616D"/>
    <w:rsid w:val="004B79E3"/>
    <w:rsid w:val="004C612C"/>
    <w:rsid w:val="004C7993"/>
    <w:rsid w:val="004D1900"/>
    <w:rsid w:val="004D255A"/>
    <w:rsid w:val="004D7924"/>
    <w:rsid w:val="004E4EA5"/>
    <w:rsid w:val="004F1898"/>
    <w:rsid w:val="004F231A"/>
    <w:rsid w:val="004F33B5"/>
    <w:rsid w:val="004F37EC"/>
    <w:rsid w:val="004F5D34"/>
    <w:rsid w:val="004F7ABA"/>
    <w:rsid w:val="00500580"/>
    <w:rsid w:val="005054C9"/>
    <w:rsid w:val="005162E3"/>
    <w:rsid w:val="00520C8D"/>
    <w:rsid w:val="005259D4"/>
    <w:rsid w:val="00527929"/>
    <w:rsid w:val="00530A34"/>
    <w:rsid w:val="00531EB4"/>
    <w:rsid w:val="00532F3D"/>
    <w:rsid w:val="00532F5E"/>
    <w:rsid w:val="00543C47"/>
    <w:rsid w:val="0055185C"/>
    <w:rsid w:val="0056231A"/>
    <w:rsid w:val="00565BB9"/>
    <w:rsid w:val="00573AFD"/>
    <w:rsid w:val="0057739F"/>
    <w:rsid w:val="00581AB7"/>
    <w:rsid w:val="00583FEE"/>
    <w:rsid w:val="00584AA2"/>
    <w:rsid w:val="00584E45"/>
    <w:rsid w:val="005859CD"/>
    <w:rsid w:val="00597461"/>
    <w:rsid w:val="005A246E"/>
    <w:rsid w:val="005A4568"/>
    <w:rsid w:val="005B1EB9"/>
    <w:rsid w:val="005B340A"/>
    <w:rsid w:val="005B5307"/>
    <w:rsid w:val="005C1D8C"/>
    <w:rsid w:val="005C3D48"/>
    <w:rsid w:val="005C4278"/>
    <w:rsid w:val="005C618B"/>
    <w:rsid w:val="005D6D42"/>
    <w:rsid w:val="005E416B"/>
    <w:rsid w:val="005E70AC"/>
    <w:rsid w:val="005E7EEA"/>
    <w:rsid w:val="005F0108"/>
    <w:rsid w:val="006008D3"/>
    <w:rsid w:val="00610D2C"/>
    <w:rsid w:val="006258D2"/>
    <w:rsid w:val="00637BDB"/>
    <w:rsid w:val="00640322"/>
    <w:rsid w:val="00643AD1"/>
    <w:rsid w:val="006530C8"/>
    <w:rsid w:val="00655135"/>
    <w:rsid w:val="00655C9F"/>
    <w:rsid w:val="006573A8"/>
    <w:rsid w:val="0066103D"/>
    <w:rsid w:val="00667FA0"/>
    <w:rsid w:val="0067621C"/>
    <w:rsid w:val="00677E18"/>
    <w:rsid w:val="00685988"/>
    <w:rsid w:val="00695E84"/>
    <w:rsid w:val="00697469"/>
    <w:rsid w:val="006A019D"/>
    <w:rsid w:val="006B0077"/>
    <w:rsid w:val="006B42BB"/>
    <w:rsid w:val="006B5095"/>
    <w:rsid w:val="006C7E91"/>
    <w:rsid w:val="006D7A89"/>
    <w:rsid w:val="006E1F90"/>
    <w:rsid w:val="006E4BE4"/>
    <w:rsid w:val="006F00B4"/>
    <w:rsid w:val="0070161D"/>
    <w:rsid w:val="00715B1E"/>
    <w:rsid w:val="00721211"/>
    <w:rsid w:val="00726441"/>
    <w:rsid w:val="007264E6"/>
    <w:rsid w:val="0073436B"/>
    <w:rsid w:val="00742FA1"/>
    <w:rsid w:val="00743389"/>
    <w:rsid w:val="00752BFF"/>
    <w:rsid w:val="007535C6"/>
    <w:rsid w:val="007547F7"/>
    <w:rsid w:val="00761389"/>
    <w:rsid w:val="00765BE6"/>
    <w:rsid w:val="00767C0E"/>
    <w:rsid w:val="00776CB9"/>
    <w:rsid w:val="00790CDF"/>
    <w:rsid w:val="007A1F74"/>
    <w:rsid w:val="007A2D99"/>
    <w:rsid w:val="007A4EC5"/>
    <w:rsid w:val="007A7542"/>
    <w:rsid w:val="007A76E0"/>
    <w:rsid w:val="007B4BC2"/>
    <w:rsid w:val="007C52BE"/>
    <w:rsid w:val="007D6B33"/>
    <w:rsid w:val="007E2E2A"/>
    <w:rsid w:val="007E3A6D"/>
    <w:rsid w:val="007E6A36"/>
    <w:rsid w:val="007F066E"/>
    <w:rsid w:val="007F4F2E"/>
    <w:rsid w:val="00800E01"/>
    <w:rsid w:val="00803FB4"/>
    <w:rsid w:val="0081028B"/>
    <w:rsid w:val="00815D4C"/>
    <w:rsid w:val="00817A1E"/>
    <w:rsid w:val="008234A2"/>
    <w:rsid w:val="00831FB7"/>
    <w:rsid w:val="008452E3"/>
    <w:rsid w:val="00854493"/>
    <w:rsid w:val="0085496B"/>
    <w:rsid w:val="008639AF"/>
    <w:rsid w:val="00864A5F"/>
    <w:rsid w:val="008657BE"/>
    <w:rsid w:val="00867B08"/>
    <w:rsid w:val="0087092D"/>
    <w:rsid w:val="00872E2D"/>
    <w:rsid w:val="0087496B"/>
    <w:rsid w:val="008779C8"/>
    <w:rsid w:val="00881245"/>
    <w:rsid w:val="00881423"/>
    <w:rsid w:val="008816E4"/>
    <w:rsid w:val="00892C9C"/>
    <w:rsid w:val="00892DBD"/>
    <w:rsid w:val="00894DAE"/>
    <w:rsid w:val="0089586D"/>
    <w:rsid w:val="008A4EB4"/>
    <w:rsid w:val="008B1C3A"/>
    <w:rsid w:val="008B3561"/>
    <w:rsid w:val="008B6882"/>
    <w:rsid w:val="008C3C07"/>
    <w:rsid w:val="008E0B70"/>
    <w:rsid w:val="008F0036"/>
    <w:rsid w:val="008F0FFC"/>
    <w:rsid w:val="008F26BF"/>
    <w:rsid w:val="008F3454"/>
    <w:rsid w:val="00901D16"/>
    <w:rsid w:val="00912D00"/>
    <w:rsid w:val="00921719"/>
    <w:rsid w:val="00925A63"/>
    <w:rsid w:val="009271A9"/>
    <w:rsid w:val="00927A50"/>
    <w:rsid w:val="009349A8"/>
    <w:rsid w:val="00936244"/>
    <w:rsid w:val="00943032"/>
    <w:rsid w:val="0095181F"/>
    <w:rsid w:val="00961C98"/>
    <w:rsid w:val="00965662"/>
    <w:rsid w:val="00971DC9"/>
    <w:rsid w:val="00975593"/>
    <w:rsid w:val="00983E30"/>
    <w:rsid w:val="00987E95"/>
    <w:rsid w:val="0099141E"/>
    <w:rsid w:val="00994EA1"/>
    <w:rsid w:val="00996B3C"/>
    <w:rsid w:val="009A54CF"/>
    <w:rsid w:val="009C052E"/>
    <w:rsid w:val="009C3CC9"/>
    <w:rsid w:val="009C3E42"/>
    <w:rsid w:val="009C5FDE"/>
    <w:rsid w:val="009C6EEF"/>
    <w:rsid w:val="009D3F59"/>
    <w:rsid w:val="009E668C"/>
    <w:rsid w:val="009F3313"/>
    <w:rsid w:val="00A005F5"/>
    <w:rsid w:val="00A03727"/>
    <w:rsid w:val="00A03D91"/>
    <w:rsid w:val="00A05777"/>
    <w:rsid w:val="00A057EB"/>
    <w:rsid w:val="00A13898"/>
    <w:rsid w:val="00A4316C"/>
    <w:rsid w:val="00A439AE"/>
    <w:rsid w:val="00A4602A"/>
    <w:rsid w:val="00A65BAF"/>
    <w:rsid w:val="00A702FA"/>
    <w:rsid w:val="00A70A84"/>
    <w:rsid w:val="00A7358F"/>
    <w:rsid w:val="00A76D1D"/>
    <w:rsid w:val="00AA3F84"/>
    <w:rsid w:val="00AA4599"/>
    <w:rsid w:val="00AB03AB"/>
    <w:rsid w:val="00AB2B68"/>
    <w:rsid w:val="00AC1330"/>
    <w:rsid w:val="00AC6C2E"/>
    <w:rsid w:val="00AD0783"/>
    <w:rsid w:val="00AD4969"/>
    <w:rsid w:val="00AE153C"/>
    <w:rsid w:val="00AE285A"/>
    <w:rsid w:val="00AE3118"/>
    <w:rsid w:val="00AF25C1"/>
    <w:rsid w:val="00AF57D4"/>
    <w:rsid w:val="00B0017B"/>
    <w:rsid w:val="00B0340B"/>
    <w:rsid w:val="00B0755A"/>
    <w:rsid w:val="00B14800"/>
    <w:rsid w:val="00B156E6"/>
    <w:rsid w:val="00B22AF4"/>
    <w:rsid w:val="00B30290"/>
    <w:rsid w:val="00B33660"/>
    <w:rsid w:val="00B342D4"/>
    <w:rsid w:val="00B365C4"/>
    <w:rsid w:val="00B43D1E"/>
    <w:rsid w:val="00B50791"/>
    <w:rsid w:val="00B53064"/>
    <w:rsid w:val="00B54A8F"/>
    <w:rsid w:val="00B5751C"/>
    <w:rsid w:val="00B64880"/>
    <w:rsid w:val="00B64C7F"/>
    <w:rsid w:val="00B6544D"/>
    <w:rsid w:val="00B74CAE"/>
    <w:rsid w:val="00B7763F"/>
    <w:rsid w:val="00B80683"/>
    <w:rsid w:val="00B80C99"/>
    <w:rsid w:val="00B86D41"/>
    <w:rsid w:val="00B90E33"/>
    <w:rsid w:val="00B914E5"/>
    <w:rsid w:val="00B92770"/>
    <w:rsid w:val="00BA5F55"/>
    <w:rsid w:val="00BB0512"/>
    <w:rsid w:val="00BB213B"/>
    <w:rsid w:val="00BB6B5C"/>
    <w:rsid w:val="00BC0137"/>
    <w:rsid w:val="00BC14D6"/>
    <w:rsid w:val="00BC49D8"/>
    <w:rsid w:val="00BD767F"/>
    <w:rsid w:val="00BF0E8A"/>
    <w:rsid w:val="00BF4D4D"/>
    <w:rsid w:val="00BF6F2C"/>
    <w:rsid w:val="00C045B0"/>
    <w:rsid w:val="00C06747"/>
    <w:rsid w:val="00C11099"/>
    <w:rsid w:val="00C157DD"/>
    <w:rsid w:val="00C15BBA"/>
    <w:rsid w:val="00C2099E"/>
    <w:rsid w:val="00C20A53"/>
    <w:rsid w:val="00C214F4"/>
    <w:rsid w:val="00C2298B"/>
    <w:rsid w:val="00C271BB"/>
    <w:rsid w:val="00C30AB5"/>
    <w:rsid w:val="00C32108"/>
    <w:rsid w:val="00C33052"/>
    <w:rsid w:val="00C36C41"/>
    <w:rsid w:val="00C44614"/>
    <w:rsid w:val="00C4658D"/>
    <w:rsid w:val="00C65EC9"/>
    <w:rsid w:val="00C707A9"/>
    <w:rsid w:val="00C7317D"/>
    <w:rsid w:val="00C73265"/>
    <w:rsid w:val="00C73FDE"/>
    <w:rsid w:val="00C7552D"/>
    <w:rsid w:val="00C80D7E"/>
    <w:rsid w:val="00C83D12"/>
    <w:rsid w:val="00C8686F"/>
    <w:rsid w:val="00C86C29"/>
    <w:rsid w:val="00C95249"/>
    <w:rsid w:val="00C96F83"/>
    <w:rsid w:val="00C971D2"/>
    <w:rsid w:val="00CA38F5"/>
    <w:rsid w:val="00CA3D8F"/>
    <w:rsid w:val="00CA4F06"/>
    <w:rsid w:val="00CA7E17"/>
    <w:rsid w:val="00CB051B"/>
    <w:rsid w:val="00CB6E5C"/>
    <w:rsid w:val="00CC0213"/>
    <w:rsid w:val="00CC456D"/>
    <w:rsid w:val="00CC46F5"/>
    <w:rsid w:val="00CD70F1"/>
    <w:rsid w:val="00CE1BD0"/>
    <w:rsid w:val="00CE7507"/>
    <w:rsid w:val="00CF3FF6"/>
    <w:rsid w:val="00CF7D93"/>
    <w:rsid w:val="00D0081E"/>
    <w:rsid w:val="00D00F68"/>
    <w:rsid w:val="00D0479C"/>
    <w:rsid w:val="00D05817"/>
    <w:rsid w:val="00D105AC"/>
    <w:rsid w:val="00D219F9"/>
    <w:rsid w:val="00D22B22"/>
    <w:rsid w:val="00D43DD3"/>
    <w:rsid w:val="00D560F7"/>
    <w:rsid w:val="00D62AF7"/>
    <w:rsid w:val="00D817FF"/>
    <w:rsid w:val="00D82F81"/>
    <w:rsid w:val="00D83354"/>
    <w:rsid w:val="00D87F34"/>
    <w:rsid w:val="00DB0287"/>
    <w:rsid w:val="00DB1A1E"/>
    <w:rsid w:val="00DB1A72"/>
    <w:rsid w:val="00DB717B"/>
    <w:rsid w:val="00DC7B58"/>
    <w:rsid w:val="00DD2ACC"/>
    <w:rsid w:val="00DD56F8"/>
    <w:rsid w:val="00DD7758"/>
    <w:rsid w:val="00DE0BF5"/>
    <w:rsid w:val="00DE4FFD"/>
    <w:rsid w:val="00DF0241"/>
    <w:rsid w:val="00DF04E6"/>
    <w:rsid w:val="00E134B5"/>
    <w:rsid w:val="00E1669E"/>
    <w:rsid w:val="00E21097"/>
    <w:rsid w:val="00E26757"/>
    <w:rsid w:val="00E27CDB"/>
    <w:rsid w:val="00E35C61"/>
    <w:rsid w:val="00E44BB4"/>
    <w:rsid w:val="00E55710"/>
    <w:rsid w:val="00E663FC"/>
    <w:rsid w:val="00E85C60"/>
    <w:rsid w:val="00E90339"/>
    <w:rsid w:val="00E95E94"/>
    <w:rsid w:val="00EB19E2"/>
    <w:rsid w:val="00EB27E0"/>
    <w:rsid w:val="00EB35C7"/>
    <w:rsid w:val="00EB6DDA"/>
    <w:rsid w:val="00ED1031"/>
    <w:rsid w:val="00ED2799"/>
    <w:rsid w:val="00ED5174"/>
    <w:rsid w:val="00ED5466"/>
    <w:rsid w:val="00ED57AC"/>
    <w:rsid w:val="00EE25BE"/>
    <w:rsid w:val="00EE5482"/>
    <w:rsid w:val="00EE7245"/>
    <w:rsid w:val="00EF0787"/>
    <w:rsid w:val="00EF3648"/>
    <w:rsid w:val="00EF4CDA"/>
    <w:rsid w:val="00EF609D"/>
    <w:rsid w:val="00EF7673"/>
    <w:rsid w:val="00F06E16"/>
    <w:rsid w:val="00F15096"/>
    <w:rsid w:val="00F15DEC"/>
    <w:rsid w:val="00F1784B"/>
    <w:rsid w:val="00F201AE"/>
    <w:rsid w:val="00F2349F"/>
    <w:rsid w:val="00F26777"/>
    <w:rsid w:val="00F32307"/>
    <w:rsid w:val="00F52C59"/>
    <w:rsid w:val="00F63194"/>
    <w:rsid w:val="00F668D4"/>
    <w:rsid w:val="00F66BD7"/>
    <w:rsid w:val="00F7198C"/>
    <w:rsid w:val="00F72397"/>
    <w:rsid w:val="00F750BA"/>
    <w:rsid w:val="00F82A0E"/>
    <w:rsid w:val="00F83D4B"/>
    <w:rsid w:val="00F85741"/>
    <w:rsid w:val="00F9127E"/>
    <w:rsid w:val="00FA0E84"/>
    <w:rsid w:val="00FA2962"/>
    <w:rsid w:val="00FA515D"/>
    <w:rsid w:val="00FA6A77"/>
    <w:rsid w:val="00FC3B24"/>
    <w:rsid w:val="00FC6A3A"/>
    <w:rsid w:val="00FD2278"/>
    <w:rsid w:val="00FD27F3"/>
    <w:rsid w:val="00FD75FA"/>
    <w:rsid w:val="00FE5CCF"/>
    <w:rsid w:val="00FE74A0"/>
    <w:rsid w:val="00FE789E"/>
    <w:rsid w:val="00FF4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5EAA4"/>
  <w15:chartTrackingRefBased/>
  <w15:docId w15:val="{2C24917B-8469-4377-9058-44C7919A9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99E"/>
  </w:style>
  <w:style w:type="paragraph" w:styleId="Heading1">
    <w:name w:val="heading 1"/>
    <w:basedOn w:val="Normal"/>
    <w:next w:val="Normal"/>
    <w:link w:val="Heading1Char"/>
    <w:uiPriority w:val="9"/>
    <w:qFormat/>
    <w:rsid w:val="009D3F59"/>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F59"/>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F59"/>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3F59"/>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3F59"/>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3F5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3F5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3F5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3F5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D279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373A5"/>
    <w:pPr>
      <w:ind w:left="720"/>
      <w:contextualSpacing/>
    </w:pPr>
  </w:style>
  <w:style w:type="table" w:styleId="TableGrid">
    <w:name w:val="Table Grid"/>
    <w:basedOn w:val="TableNormal"/>
    <w:uiPriority w:val="39"/>
    <w:rsid w:val="00695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3F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3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3F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3F5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3F5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3F5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3F5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3F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3F59"/>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177984"/>
    <w:rPr>
      <w:color w:val="0563C1" w:themeColor="hyperlink"/>
      <w:u w:val="single"/>
    </w:rPr>
  </w:style>
  <w:style w:type="character" w:styleId="UnresolvedMention">
    <w:name w:val="Unresolved Mention"/>
    <w:basedOn w:val="DefaultParagraphFont"/>
    <w:uiPriority w:val="99"/>
    <w:semiHidden/>
    <w:unhideWhenUsed/>
    <w:rsid w:val="00177984"/>
    <w:rPr>
      <w:color w:val="605E5C"/>
      <w:shd w:val="clear" w:color="auto" w:fill="E1DFDD"/>
    </w:rPr>
  </w:style>
  <w:style w:type="paragraph" w:styleId="TOCHeading">
    <w:name w:val="TOC Heading"/>
    <w:basedOn w:val="Heading1"/>
    <w:next w:val="Normal"/>
    <w:uiPriority w:val="39"/>
    <w:unhideWhenUsed/>
    <w:qFormat/>
    <w:rsid w:val="00B30290"/>
    <w:pPr>
      <w:numPr>
        <w:numId w:val="0"/>
      </w:numPr>
      <w:outlineLvl w:val="9"/>
    </w:pPr>
  </w:style>
  <w:style w:type="paragraph" w:styleId="TOC2">
    <w:name w:val="toc 2"/>
    <w:basedOn w:val="Normal"/>
    <w:next w:val="Normal"/>
    <w:autoRedefine/>
    <w:uiPriority w:val="39"/>
    <w:unhideWhenUsed/>
    <w:rsid w:val="00643AD1"/>
    <w:pPr>
      <w:tabs>
        <w:tab w:val="left" w:pos="880"/>
        <w:tab w:val="right" w:leader="hyphen" w:pos="9350"/>
      </w:tabs>
      <w:spacing w:after="100"/>
      <w:ind w:left="220"/>
    </w:pPr>
    <w:rPr>
      <w:rFonts w:ascii="Times New Roman" w:eastAsiaTheme="minorEastAsia" w:hAnsi="Times New Roman" w:cs="Times New Roman"/>
      <w:b/>
      <w:bCs/>
      <w:noProof/>
      <w:sz w:val="28"/>
      <w:szCs w:val="28"/>
    </w:rPr>
  </w:style>
  <w:style w:type="paragraph" w:styleId="TOC1">
    <w:name w:val="toc 1"/>
    <w:basedOn w:val="Normal"/>
    <w:next w:val="Normal"/>
    <w:autoRedefine/>
    <w:uiPriority w:val="39"/>
    <w:unhideWhenUsed/>
    <w:rsid w:val="00C32108"/>
    <w:pPr>
      <w:tabs>
        <w:tab w:val="left" w:pos="440"/>
        <w:tab w:val="right" w:leader="hyphen" w:pos="9350"/>
      </w:tabs>
      <w:spacing w:after="100"/>
    </w:pPr>
    <w:rPr>
      <w:rFonts w:ascii="Times New Roman" w:eastAsiaTheme="minorEastAsia" w:hAnsi="Times New Roman" w:cs="Times New Roman"/>
      <w:b/>
      <w:bCs/>
      <w:sz w:val="28"/>
      <w:szCs w:val="28"/>
    </w:rPr>
  </w:style>
  <w:style w:type="paragraph" w:styleId="TOC3">
    <w:name w:val="toc 3"/>
    <w:basedOn w:val="Normal"/>
    <w:next w:val="Normal"/>
    <w:autoRedefine/>
    <w:uiPriority w:val="39"/>
    <w:unhideWhenUsed/>
    <w:rsid w:val="00643AD1"/>
    <w:pPr>
      <w:tabs>
        <w:tab w:val="left" w:pos="1320"/>
        <w:tab w:val="right" w:leader="hyphen" w:pos="9350"/>
      </w:tabs>
      <w:spacing w:after="100"/>
      <w:ind w:left="440"/>
    </w:pPr>
    <w:rPr>
      <w:rFonts w:ascii="Times New Roman" w:eastAsiaTheme="minorEastAsia" w:hAnsi="Times New Roman" w:cs="Times New Roman"/>
      <w:b/>
      <w:bCs/>
      <w:noProof/>
    </w:rPr>
  </w:style>
  <w:style w:type="paragraph" w:styleId="NoSpacing">
    <w:name w:val="No Spacing"/>
    <w:uiPriority w:val="1"/>
    <w:qFormat/>
    <w:rsid w:val="00996B3C"/>
    <w:pPr>
      <w:spacing w:after="0" w:line="240" w:lineRule="auto"/>
    </w:pPr>
    <w:rPr>
      <w:lang w:val="en-GB"/>
    </w:rPr>
  </w:style>
  <w:style w:type="paragraph" w:styleId="Revision">
    <w:name w:val="Revision"/>
    <w:hidden/>
    <w:uiPriority w:val="99"/>
    <w:semiHidden/>
    <w:rsid w:val="00767C0E"/>
    <w:pPr>
      <w:spacing w:after="0" w:line="240" w:lineRule="auto"/>
    </w:pPr>
  </w:style>
  <w:style w:type="paragraph" w:styleId="BalloonText">
    <w:name w:val="Balloon Text"/>
    <w:basedOn w:val="Normal"/>
    <w:link w:val="BalloonTextChar"/>
    <w:uiPriority w:val="99"/>
    <w:semiHidden/>
    <w:unhideWhenUsed/>
    <w:rsid w:val="00767C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C0E"/>
    <w:rPr>
      <w:rFonts w:ascii="Segoe UI" w:hAnsi="Segoe UI" w:cs="Segoe UI"/>
      <w:sz w:val="18"/>
      <w:szCs w:val="18"/>
    </w:rPr>
  </w:style>
  <w:style w:type="paragraph" w:styleId="Header">
    <w:name w:val="header"/>
    <w:basedOn w:val="Normal"/>
    <w:link w:val="HeaderChar"/>
    <w:uiPriority w:val="99"/>
    <w:unhideWhenUsed/>
    <w:rsid w:val="006C7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E91"/>
  </w:style>
  <w:style w:type="paragraph" w:styleId="Footer">
    <w:name w:val="footer"/>
    <w:basedOn w:val="Normal"/>
    <w:link w:val="FooterChar"/>
    <w:uiPriority w:val="99"/>
    <w:unhideWhenUsed/>
    <w:rsid w:val="006C7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23126">
      <w:bodyDiv w:val="1"/>
      <w:marLeft w:val="0"/>
      <w:marRight w:val="0"/>
      <w:marTop w:val="0"/>
      <w:marBottom w:val="0"/>
      <w:divBdr>
        <w:top w:val="none" w:sz="0" w:space="0" w:color="auto"/>
        <w:left w:val="none" w:sz="0" w:space="0" w:color="auto"/>
        <w:bottom w:val="none" w:sz="0" w:space="0" w:color="auto"/>
        <w:right w:val="none" w:sz="0" w:space="0" w:color="auto"/>
      </w:divBdr>
    </w:div>
    <w:div w:id="296885157">
      <w:bodyDiv w:val="1"/>
      <w:marLeft w:val="0"/>
      <w:marRight w:val="0"/>
      <w:marTop w:val="0"/>
      <w:marBottom w:val="0"/>
      <w:divBdr>
        <w:top w:val="none" w:sz="0" w:space="0" w:color="auto"/>
        <w:left w:val="none" w:sz="0" w:space="0" w:color="auto"/>
        <w:bottom w:val="none" w:sz="0" w:space="0" w:color="auto"/>
        <w:right w:val="none" w:sz="0" w:space="0" w:color="auto"/>
      </w:divBdr>
    </w:div>
    <w:div w:id="436104554">
      <w:bodyDiv w:val="1"/>
      <w:marLeft w:val="0"/>
      <w:marRight w:val="0"/>
      <w:marTop w:val="0"/>
      <w:marBottom w:val="0"/>
      <w:divBdr>
        <w:top w:val="none" w:sz="0" w:space="0" w:color="auto"/>
        <w:left w:val="none" w:sz="0" w:space="0" w:color="auto"/>
        <w:bottom w:val="none" w:sz="0" w:space="0" w:color="auto"/>
        <w:right w:val="none" w:sz="0" w:space="0" w:color="auto"/>
      </w:divBdr>
    </w:div>
    <w:div w:id="809903701">
      <w:bodyDiv w:val="1"/>
      <w:marLeft w:val="0"/>
      <w:marRight w:val="0"/>
      <w:marTop w:val="0"/>
      <w:marBottom w:val="0"/>
      <w:divBdr>
        <w:top w:val="none" w:sz="0" w:space="0" w:color="auto"/>
        <w:left w:val="none" w:sz="0" w:space="0" w:color="auto"/>
        <w:bottom w:val="none" w:sz="0" w:space="0" w:color="auto"/>
        <w:right w:val="none" w:sz="0" w:space="0" w:color="auto"/>
      </w:divBdr>
    </w:div>
    <w:div w:id="851336124">
      <w:bodyDiv w:val="1"/>
      <w:marLeft w:val="0"/>
      <w:marRight w:val="0"/>
      <w:marTop w:val="0"/>
      <w:marBottom w:val="0"/>
      <w:divBdr>
        <w:top w:val="none" w:sz="0" w:space="0" w:color="auto"/>
        <w:left w:val="none" w:sz="0" w:space="0" w:color="auto"/>
        <w:bottom w:val="none" w:sz="0" w:space="0" w:color="auto"/>
        <w:right w:val="none" w:sz="0" w:space="0" w:color="auto"/>
      </w:divBdr>
      <w:divsChild>
        <w:div w:id="900403850">
          <w:marLeft w:val="0"/>
          <w:marRight w:val="0"/>
          <w:marTop w:val="0"/>
          <w:marBottom w:val="0"/>
          <w:divBdr>
            <w:top w:val="none" w:sz="0" w:space="0" w:color="auto"/>
            <w:left w:val="none" w:sz="0" w:space="0" w:color="auto"/>
            <w:bottom w:val="none" w:sz="0" w:space="0" w:color="auto"/>
            <w:right w:val="none" w:sz="0" w:space="0" w:color="auto"/>
          </w:divBdr>
          <w:divsChild>
            <w:div w:id="1623535562">
              <w:marLeft w:val="0"/>
              <w:marRight w:val="0"/>
              <w:marTop w:val="0"/>
              <w:marBottom w:val="0"/>
              <w:divBdr>
                <w:top w:val="none" w:sz="0" w:space="0" w:color="auto"/>
                <w:left w:val="none" w:sz="0" w:space="0" w:color="auto"/>
                <w:bottom w:val="none" w:sz="0" w:space="0" w:color="auto"/>
                <w:right w:val="none" w:sz="0" w:space="0" w:color="auto"/>
              </w:divBdr>
            </w:div>
            <w:div w:id="2004772175">
              <w:marLeft w:val="0"/>
              <w:marRight w:val="0"/>
              <w:marTop w:val="0"/>
              <w:marBottom w:val="0"/>
              <w:divBdr>
                <w:top w:val="none" w:sz="0" w:space="0" w:color="auto"/>
                <w:left w:val="none" w:sz="0" w:space="0" w:color="auto"/>
                <w:bottom w:val="none" w:sz="0" w:space="0" w:color="auto"/>
                <w:right w:val="none" w:sz="0" w:space="0" w:color="auto"/>
              </w:divBdr>
            </w:div>
            <w:div w:id="748582530">
              <w:marLeft w:val="0"/>
              <w:marRight w:val="0"/>
              <w:marTop w:val="0"/>
              <w:marBottom w:val="0"/>
              <w:divBdr>
                <w:top w:val="none" w:sz="0" w:space="0" w:color="auto"/>
                <w:left w:val="none" w:sz="0" w:space="0" w:color="auto"/>
                <w:bottom w:val="none" w:sz="0" w:space="0" w:color="auto"/>
                <w:right w:val="none" w:sz="0" w:space="0" w:color="auto"/>
              </w:divBdr>
            </w:div>
            <w:div w:id="1948536540">
              <w:marLeft w:val="0"/>
              <w:marRight w:val="0"/>
              <w:marTop w:val="0"/>
              <w:marBottom w:val="0"/>
              <w:divBdr>
                <w:top w:val="none" w:sz="0" w:space="0" w:color="auto"/>
                <w:left w:val="none" w:sz="0" w:space="0" w:color="auto"/>
                <w:bottom w:val="none" w:sz="0" w:space="0" w:color="auto"/>
                <w:right w:val="none" w:sz="0" w:space="0" w:color="auto"/>
              </w:divBdr>
            </w:div>
            <w:div w:id="1986659734">
              <w:marLeft w:val="0"/>
              <w:marRight w:val="0"/>
              <w:marTop w:val="0"/>
              <w:marBottom w:val="0"/>
              <w:divBdr>
                <w:top w:val="none" w:sz="0" w:space="0" w:color="auto"/>
                <w:left w:val="none" w:sz="0" w:space="0" w:color="auto"/>
                <w:bottom w:val="none" w:sz="0" w:space="0" w:color="auto"/>
                <w:right w:val="none" w:sz="0" w:space="0" w:color="auto"/>
              </w:divBdr>
            </w:div>
            <w:div w:id="1605914627">
              <w:marLeft w:val="0"/>
              <w:marRight w:val="0"/>
              <w:marTop w:val="0"/>
              <w:marBottom w:val="0"/>
              <w:divBdr>
                <w:top w:val="none" w:sz="0" w:space="0" w:color="auto"/>
                <w:left w:val="none" w:sz="0" w:space="0" w:color="auto"/>
                <w:bottom w:val="none" w:sz="0" w:space="0" w:color="auto"/>
                <w:right w:val="none" w:sz="0" w:space="0" w:color="auto"/>
              </w:divBdr>
            </w:div>
            <w:div w:id="844592882">
              <w:marLeft w:val="0"/>
              <w:marRight w:val="0"/>
              <w:marTop w:val="0"/>
              <w:marBottom w:val="0"/>
              <w:divBdr>
                <w:top w:val="none" w:sz="0" w:space="0" w:color="auto"/>
                <w:left w:val="none" w:sz="0" w:space="0" w:color="auto"/>
                <w:bottom w:val="none" w:sz="0" w:space="0" w:color="auto"/>
                <w:right w:val="none" w:sz="0" w:space="0" w:color="auto"/>
              </w:divBdr>
            </w:div>
            <w:div w:id="12984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8680">
      <w:bodyDiv w:val="1"/>
      <w:marLeft w:val="0"/>
      <w:marRight w:val="0"/>
      <w:marTop w:val="0"/>
      <w:marBottom w:val="0"/>
      <w:divBdr>
        <w:top w:val="none" w:sz="0" w:space="0" w:color="auto"/>
        <w:left w:val="none" w:sz="0" w:space="0" w:color="auto"/>
        <w:bottom w:val="none" w:sz="0" w:space="0" w:color="auto"/>
        <w:right w:val="none" w:sz="0" w:space="0" w:color="auto"/>
      </w:divBdr>
    </w:div>
    <w:div w:id="1192379457">
      <w:bodyDiv w:val="1"/>
      <w:marLeft w:val="0"/>
      <w:marRight w:val="0"/>
      <w:marTop w:val="0"/>
      <w:marBottom w:val="0"/>
      <w:divBdr>
        <w:top w:val="none" w:sz="0" w:space="0" w:color="auto"/>
        <w:left w:val="none" w:sz="0" w:space="0" w:color="auto"/>
        <w:bottom w:val="none" w:sz="0" w:space="0" w:color="auto"/>
        <w:right w:val="none" w:sz="0" w:space="0" w:color="auto"/>
      </w:divBdr>
    </w:div>
    <w:div w:id="1764256551">
      <w:bodyDiv w:val="1"/>
      <w:marLeft w:val="0"/>
      <w:marRight w:val="0"/>
      <w:marTop w:val="0"/>
      <w:marBottom w:val="0"/>
      <w:divBdr>
        <w:top w:val="none" w:sz="0" w:space="0" w:color="auto"/>
        <w:left w:val="none" w:sz="0" w:space="0" w:color="auto"/>
        <w:bottom w:val="none" w:sz="0" w:space="0" w:color="auto"/>
        <w:right w:val="none" w:sz="0" w:space="0" w:color="auto"/>
      </w:divBdr>
    </w:div>
    <w:div w:id="1866170163">
      <w:bodyDiv w:val="1"/>
      <w:marLeft w:val="0"/>
      <w:marRight w:val="0"/>
      <w:marTop w:val="0"/>
      <w:marBottom w:val="0"/>
      <w:divBdr>
        <w:top w:val="none" w:sz="0" w:space="0" w:color="auto"/>
        <w:left w:val="none" w:sz="0" w:space="0" w:color="auto"/>
        <w:bottom w:val="none" w:sz="0" w:space="0" w:color="auto"/>
        <w:right w:val="none" w:sz="0" w:space="0" w:color="auto"/>
      </w:divBdr>
    </w:div>
    <w:div w:id="1921214487">
      <w:bodyDiv w:val="1"/>
      <w:marLeft w:val="0"/>
      <w:marRight w:val="0"/>
      <w:marTop w:val="0"/>
      <w:marBottom w:val="0"/>
      <w:divBdr>
        <w:top w:val="none" w:sz="0" w:space="0" w:color="auto"/>
        <w:left w:val="none" w:sz="0" w:space="0" w:color="auto"/>
        <w:bottom w:val="none" w:sz="0" w:space="0" w:color="auto"/>
        <w:right w:val="none" w:sz="0" w:space="0" w:color="auto"/>
      </w:divBdr>
    </w:div>
    <w:div w:id="1950431619">
      <w:bodyDiv w:val="1"/>
      <w:marLeft w:val="0"/>
      <w:marRight w:val="0"/>
      <w:marTop w:val="0"/>
      <w:marBottom w:val="0"/>
      <w:divBdr>
        <w:top w:val="none" w:sz="0" w:space="0" w:color="auto"/>
        <w:left w:val="none" w:sz="0" w:space="0" w:color="auto"/>
        <w:bottom w:val="none" w:sz="0" w:space="0" w:color="auto"/>
        <w:right w:val="none" w:sz="0" w:space="0" w:color="auto"/>
      </w:divBdr>
    </w:div>
    <w:div w:id="2094350603">
      <w:bodyDiv w:val="1"/>
      <w:marLeft w:val="0"/>
      <w:marRight w:val="0"/>
      <w:marTop w:val="0"/>
      <w:marBottom w:val="0"/>
      <w:divBdr>
        <w:top w:val="none" w:sz="0" w:space="0" w:color="auto"/>
        <w:left w:val="none" w:sz="0" w:space="0" w:color="auto"/>
        <w:bottom w:val="none" w:sz="0" w:space="0" w:color="auto"/>
        <w:right w:val="none" w:sz="0" w:space="0" w:color="auto"/>
      </w:divBdr>
      <w:divsChild>
        <w:div w:id="1010567195">
          <w:marLeft w:val="0"/>
          <w:marRight w:val="0"/>
          <w:marTop w:val="0"/>
          <w:marBottom w:val="0"/>
          <w:divBdr>
            <w:top w:val="none" w:sz="0" w:space="0" w:color="auto"/>
            <w:left w:val="none" w:sz="0" w:space="0" w:color="auto"/>
            <w:bottom w:val="none" w:sz="0" w:space="0" w:color="auto"/>
            <w:right w:val="none" w:sz="0" w:space="0" w:color="auto"/>
          </w:divBdr>
          <w:divsChild>
            <w:div w:id="794104256">
              <w:marLeft w:val="0"/>
              <w:marRight w:val="0"/>
              <w:marTop w:val="0"/>
              <w:marBottom w:val="0"/>
              <w:divBdr>
                <w:top w:val="none" w:sz="0" w:space="0" w:color="auto"/>
                <w:left w:val="none" w:sz="0" w:space="0" w:color="auto"/>
                <w:bottom w:val="none" w:sz="0" w:space="0" w:color="auto"/>
                <w:right w:val="none" w:sz="0" w:space="0" w:color="auto"/>
              </w:divBdr>
            </w:div>
            <w:div w:id="285085587">
              <w:marLeft w:val="0"/>
              <w:marRight w:val="0"/>
              <w:marTop w:val="0"/>
              <w:marBottom w:val="0"/>
              <w:divBdr>
                <w:top w:val="none" w:sz="0" w:space="0" w:color="auto"/>
                <w:left w:val="none" w:sz="0" w:space="0" w:color="auto"/>
                <w:bottom w:val="none" w:sz="0" w:space="0" w:color="auto"/>
                <w:right w:val="none" w:sz="0" w:space="0" w:color="auto"/>
              </w:divBdr>
            </w:div>
            <w:div w:id="19852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hyperlink" Target="http://localhost:8080/PAF_Project_2022_GID_8/ElectroG/UserAssing/Pending" TargetMode="External"/><Relationship Id="rId63" Type="http://schemas.openxmlformats.org/officeDocument/2006/relationships/image" Target="media/image43.jpeg"/><Relationship Id="rId68" Type="http://schemas.openxmlformats.org/officeDocument/2006/relationships/image" Target="media/image48.png"/><Relationship Id="rId84" Type="http://schemas.openxmlformats.org/officeDocument/2006/relationships/hyperlink" Target="https://acodez.in/12-best-software-development-methodologies-pros-con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localhost:8080/PAF_Project_2022_GID_8/ElectroG/Customers%20/One" TargetMode="External"/><Relationship Id="rId37" Type="http://schemas.openxmlformats.org/officeDocument/2006/relationships/image" Target="media/image25.jpeg"/><Relationship Id="rId53" Type="http://schemas.openxmlformats.org/officeDocument/2006/relationships/image" Target="media/image37.png"/><Relationship Id="rId58" Type="http://schemas.openxmlformats.org/officeDocument/2006/relationships/hyperlink" Target="http://localhost:8080/PAF_Project_2022_GID_8/ElectroG/MeterReader/Add%20" TargetMode="External"/><Relationship Id="rId74" Type="http://schemas.openxmlformats.org/officeDocument/2006/relationships/hyperlink" Target="http://localhost:8080/PAF_Project_2022_GID_8/ElectroG/BillCreation/Delete" TargetMode="External"/><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yperlink" Target="http://localhost:8080/PAF_Project_2022_GID_8/ElectroG/Customers%20/Add"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localhost:8080/PAF_Project_2022_GID_8/ElectroG/UserAssing/Delete" TargetMode="External"/><Relationship Id="rId56" Type="http://schemas.openxmlformats.org/officeDocument/2006/relationships/image" Target="media/image40.png"/><Relationship Id="rId64" Type="http://schemas.openxmlformats.org/officeDocument/2006/relationships/image" Target="media/image44.jpeg"/><Relationship Id="rId69" Type="http://schemas.openxmlformats.org/officeDocument/2006/relationships/image" Target="media/image49.png"/><Relationship Id="rId77" Type="http://schemas.openxmlformats.org/officeDocument/2006/relationships/image" Target="media/image53.jpeg"/><Relationship Id="rId8" Type="http://schemas.openxmlformats.org/officeDocument/2006/relationships/image" Target="media/image2.jpeg"/><Relationship Id="rId51" Type="http://schemas.openxmlformats.org/officeDocument/2006/relationships/image" Target="media/image35.jpeg"/><Relationship Id="rId72" Type="http://schemas.openxmlformats.org/officeDocument/2006/relationships/hyperlink" Target="http://localhost:8080/PAF_Project_2022_GID_8/ElectroG/BillCreation/Update" TargetMode="External"/><Relationship Id="rId80" Type="http://schemas.openxmlformats.org/officeDocument/2006/relationships/image" Target="media/image5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localhost:8080/PAF_Project_2022_GID_8/ElectroG/Customers%20/Delete" TargetMode="External"/><Relationship Id="rId38" Type="http://schemas.openxmlformats.org/officeDocument/2006/relationships/image" Target="media/image26.png"/><Relationship Id="rId46" Type="http://schemas.openxmlformats.org/officeDocument/2006/relationships/hyperlink" Target="http://localhost:8080/PAF_Project_2022_GID_8/ElectroG/UserAssing%20/Update" TargetMode="External"/><Relationship Id="rId59" Type="http://schemas.openxmlformats.org/officeDocument/2006/relationships/hyperlink" Target="http://localhost:8080/PAF_Project_2022_GID_8/ElectroG/MeterReader/Update"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2.jpeg"/><Relationship Id="rId70" Type="http://schemas.openxmlformats.org/officeDocument/2006/relationships/image" Target="media/image50.jpeg"/><Relationship Id="rId75" Type="http://schemas.openxmlformats.org/officeDocument/2006/relationships/image" Target="media/image51.jpeg"/><Relationship Id="rId83"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4.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3.png"/><Relationship Id="rId31" Type="http://schemas.openxmlformats.org/officeDocument/2006/relationships/hyperlink" Target="http://localhost:8080/PAF_Project_2022_GID_8/ElectroG/Customers%20/Update" TargetMode="External"/><Relationship Id="rId44" Type="http://schemas.openxmlformats.org/officeDocument/2006/relationships/image" Target="media/image32.jpeg"/><Relationship Id="rId52" Type="http://schemas.openxmlformats.org/officeDocument/2006/relationships/image" Target="media/image36.jpeg"/><Relationship Id="rId60" Type="http://schemas.openxmlformats.org/officeDocument/2006/relationships/hyperlink" Target="http://localhost:8080/PAF_Project_2022_GID_8/ElectroG/MeterReader/One" TargetMode="External"/><Relationship Id="rId65" Type="http://schemas.openxmlformats.org/officeDocument/2006/relationships/image" Target="media/image45.jpeg"/><Relationship Id="rId73" Type="http://schemas.openxmlformats.org/officeDocument/2006/relationships/hyperlink" Target="http://localhost:8080/PAF_Project_2022_GID_8/ElectroG/BillCreation/MeterReader/" TargetMode="External"/><Relationship Id="rId78" Type="http://schemas.openxmlformats.org/officeDocument/2006/relationships/image" Target="media/image54.jpeg"/><Relationship Id="rId81" Type="http://schemas.openxmlformats.org/officeDocument/2006/relationships/image" Target="media/image57.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IT20278380/PAF_Project2022_SLIIT_GID_8/pulse"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4.jpeg"/><Relationship Id="rId55" Type="http://schemas.openxmlformats.org/officeDocument/2006/relationships/image" Target="media/image39.png"/><Relationship Id="rId76"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hyperlink" Target="http://localhost:8080/PAF_Project_2022_GID_8/ElectroG/BillCreation/Add%20"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footer" Target="footer1.xml"/><Relationship Id="rId40" Type="http://schemas.openxmlformats.org/officeDocument/2006/relationships/image" Target="media/image28.png"/><Relationship Id="rId45" Type="http://schemas.openxmlformats.org/officeDocument/2006/relationships/hyperlink" Target="http://localhost:8080/PAF_Project_2022_GID_8/ElectroG/Customers%20/Add" TargetMode="External"/><Relationship Id="rId66" Type="http://schemas.openxmlformats.org/officeDocument/2006/relationships/image" Target="media/image46.png"/><Relationship Id="rId87" Type="http://schemas.openxmlformats.org/officeDocument/2006/relationships/theme" Target="theme/theme1.xml"/><Relationship Id="rId61" Type="http://schemas.openxmlformats.org/officeDocument/2006/relationships/hyperlink" Target="http://localhost:8080/PAF_Project_2022_GID_8/ElectroG/MeterReader/Delete" TargetMode="External"/><Relationship Id="rId82"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0FC3B-3A30-41AE-A35A-806D9709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3691</Words>
  <Characters>21042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Pamuditha Wickramasinha</dc:creator>
  <cp:keywords/>
  <dc:description/>
  <cp:lastModifiedBy>Pamuditha Wickramasinha</cp:lastModifiedBy>
  <cp:revision>4</cp:revision>
  <cp:lastPrinted>2022-04-26T14:02:00Z</cp:lastPrinted>
  <dcterms:created xsi:type="dcterms:W3CDTF">2022-04-26T14:02:00Z</dcterms:created>
  <dcterms:modified xsi:type="dcterms:W3CDTF">2022-04-26T14:03:00Z</dcterms:modified>
</cp:coreProperties>
</file>